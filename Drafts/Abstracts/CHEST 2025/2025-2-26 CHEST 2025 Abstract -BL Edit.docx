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9CF8" w14:textId="784D4E94" w:rsidR="007B4468" w:rsidRPr="007F566A" w:rsidRDefault="00D92E0E" w:rsidP="007B4468">
      <w:pPr>
        <w:rPr>
          <w:b/>
          <w:bCs/>
        </w:rPr>
      </w:pPr>
      <w:ins w:id="0" w:author="Brian Locke" w:date="2025-02-26T09:44:00Z" w16du:dateUtc="2025-02-26T16:44:00Z">
        <w:r>
          <w:rPr>
            <w:b/>
            <w:bCs/>
          </w:rPr>
          <w:t xml:space="preserve">Simulation Suggests </w:t>
        </w:r>
      </w:ins>
      <w:r w:rsidR="007B4468" w:rsidRPr="007F566A">
        <w:rPr>
          <w:b/>
          <w:bCs/>
        </w:rPr>
        <w:t>Transcutaneous CO</w:t>
      </w:r>
      <w:r w:rsidR="007B4468" w:rsidRPr="007F566A">
        <w:rPr>
          <w:b/>
          <w:bCs/>
          <w:vertAlign w:val="subscript"/>
        </w:rPr>
        <w:t>2</w:t>
      </w:r>
      <w:r w:rsidR="007B4468" w:rsidRPr="007F566A">
        <w:rPr>
          <w:b/>
          <w:bCs/>
        </w:rPr>
        <w:t xml:space="preserve"> Sensors</w:t>
      </w:r>
      <w:ins w:id="1" w:author="Brian Locke" w:date="2025-02-26T09:43:00Z" w16du:dateUtc="2025-02-26T16:43:00Z">
        <w:r>
          <w:rPr>
            <w:b/>
            <w:bCs/>
          </w:rPr>
          <w:t xml:space="preserve"> </w:t>
        </w:r>
      </w:ins>
      <w:ins w:id="2" w:author="Brian Locke" w:date="2025-02-26T09:44:00Z" w16du:dateUtc="2025-02-26T16:44:00Z">
        <w:r>
          <w:rPr>
            <w:b/>
            <w:bCs/>
          </w:rPr>
          <w:t>May</w:t>
        </w:r>
      </w:ins>
      <w:r w:rsidR="00EB7A4A">
        <w:rPr>
          <w:b/>
          <w:bCs/>
        </w:rPr>
        <w:t xml:space="preserve"> </w:t>
      </w:r>
      <w:del w:id="3" w:author="Brian Locke" w:date="2025-02-26T09:35:00Z" w16du:dateUtc="2025-02-26T16:35:00Z">
        <w:r w:rsidR="00EB7A4A" w:rsidDel="00A13252">
          <w:rPr>
            <w:b/>
            <w:bCs/>
          </w:rPr>
          <w:delText>Perform Well</w:delText>
        </w:r>
        <w:r w:rsidR="007B4468" w:rsidRPr="007F566A" w:rsidDel="00A13252">
          <w:rPr>
            <w:b/>
            <w:bCs/>
          </w:rPr>
          <w:delText xml:space="preserve"> </w:delText>
        </w:r>
        <w:r w:rsidR="00EB7A4A" w:rsidDel="00A13252">
          <w:rPr>
            <w:b/>
            <w:bCs/>
          </w:rPr>
          <w:delText>in</w:delText>
        </w:r>
      </w:del>
      <w:ins w:id="4" w:author="Brian Locke" w:date="2025-02-26T09:35:00Z" w16du:dateUtc="2025-02-26T16:35:00Z">
        <w:r w:rsidR="00A13252">
          <w:rPr>
            <w:b/>
            <w:bCs/>
          </w:rPr>
          <w:t>Accurately</w:t>
        </w:r>
      </w:ins>
      <w:r w:rsidR="007B4468" w:rsidRPr="007F566A">
        <w:rPr>
          <w:b/>
          <w:bCs/>
        </w:rPr>
        <w:t xml:space="preserve"> Detect</w:t>
      </w:r>
      <w:del w:id="5" w:author="Brian Locke" w:date="2025-02-26T09:35:00Z" w16du:dateUtc="2025-02-26T16:35:00Z">
        <w:r w:rsidR="007B4468" w:rsidRPr="007F566A" w:rsidDel="00A13252">
          <w:rPr>
            <w:b/>
            <w:bCs/>
          </w:rPr>
          <w:delText>ing</w:delText>
        </w:r>
      </w:del>
      <w:r w:rsidR="007B4468" w:rsidRPr="007F566A">
        <w:rPr>
          <w:b/>
          <w:bCs/>
        </w:rPr>
        <w:t xml:space="preserve"> Hypercapnia </w:t>
      </w:r>
      <w:del w:id="6" w:author="Brian Locke" w:date="2025-02-26T09:35:00Z" w16du:dateUtc="2025-02-26T16:35:00Z">
        <w:r w:rsidR="007B4468" w:rsidRPr="007F566A" w:rsidDel="00A13252">
          <w:rPr>
            <w:b/>
            <w:bCs/>
          </w:rPr>
          <w:delText xml:space="preserve">in </w:delText>
        </w:r>
        <w:r w:rsidR="00AB35FD" w:rsidDel="00A13252">
          <w:rPr>
            <w:b/>
            <w:bCs/>
          </w:rPr>
          <w:delText>a variety of</w:delText>
        </w:r>
      </w:del>
      <w:ins w:id="7" w:author="Brian Locke" w:date="2025-02-26T09:35:00Z" w16du:dateUtc="2025-02-26T16:35:00Z">
        <w:r w:rsidR="00A13252">
          <w:rPr>
            <w:b/>
            <w:bCs/>
          </w:rPr>
          <w:t>Across</w:t>
        </w:r>
      </w:ins>
      <w:r w:rsidR="00AB35FD">
        <w:rPr>
          <w:b/>
          <w:bCs/>
        </w:rPr>
        <w:t xml:space="preserve"> </w:t>
      </w:r>
      <w:del w:id="8" w:author="Brian Locke" w:date="2025-02-26T09:35:00Z" w16du:dateUtc="2025-02-26T16:35:00Z">
        <w:r w:rsidR="00AB35FD" w:rsidDel="00A13252">
          <w:rPr>
            <w:b/>
            <w:bCs/>
          </w:rPr>
          <w:delText>s</w:delText>
        </w:r>
      </w:del>
      <w:ins w:id="9" w:author="Brian Locke" w:date="2025-02-26T09:35:00Z" w16du:dateUtc="2025-02-26T16:35:00Z">
        <w:r w:rsidR="00A13252">
          <w:rPr>
            <w:b/>
            <w:bCs/>
          </w:rPr>
          <w:t>S</w:t>
        </w:r>
      </w:ins>
      <w:r w:rsidR="00AB35FD">
        <w:rPr>
          <w:b/>
          <w:bCs/>
        </w:rPr>
        <w:t>ettings</w:t>
      </w:r>
      <w:del w:id="10" w:author="Brian Locke" w:date="2025-02-26T09:35:00Z" w16du:dateUtc="2025-02-26T16:35:00Z">
        <w:r w:rsidR="00EB7A4A" w:rsidDel="00A13252">
          <w:rPr>
            <w:b/>
            <w:bCs/>
          </w:rPr>
          <w:delText>, an</w:delText>
        </w:r>
      </w:del>
      <w:del w:id="11" w:author="Brian Locke" w:date="2025-02-26T09:44:00Z" w16du:dateUtc="2025-02-26T16:44:00Z">
        <w:r w:rsidR="00EB7A4A" w:rsidDel="00D92E0E">
          <w:rPr>
            <w:b/>
            <w:bCs/>
          </w:rPr>
          <w:delText xml:space="preserve"> In-Silico Simulation</w:delText>
        </w:r>
      </w:del>
      <w:r w:rsidR="00EB7A4A">
        <w:rPr>
          <w:b/>
          <w:bCs/>
        </w:rPr>
        <w:t>.</w:t>
      </w:r>
    </w:p>
    <w:p w14:paraId="7B0EB58D" w14:textId="77777777" w:rsidR="007B4468" w:rsidRDefault="007B4468" w:rsidP="007B4468"/>
    <w:p w14:paraId="7E57CBCB" w14:textId="77777777" w:rsidR="007B4468" w:rsidRDefault="007B4468" w:rsidP="007B4468">
      <w:commentRangeStart w:id="12"/>
      <w:r>
        <w:t>This work is supported by grants from the American Thoracic Society (ASPIRE fellowship), the Intermountain Fund, and the National Institutes of Health (</w:t>
      </w:r>
      <w:r w:rsidRPr="00B30BFC">
        <w:t xml:space="preserve">Ruth L. </w:t>
      </w:r>
      <w:proofErr w:type="spellStart"/>
      <w:r w:rsidRPr="00B30BFC">
        <w:t>Kirschstein</w:t>
      </w:r>
      <w:proofErr w:type="spellEnd"/>
      <w:r w:rsidRPr="00B30BFC">
        <w:t xml:space="preserve"> National Research Service Award 5T32HL105321</w:t>
      </w:r>
      <w:r>
        <w:t xml:space="preserve"> and </w:t>
      </w:r>
      <w:r w:rsidRPr="00154DF7">
        <w:t>National Center for Advancing Translational Sciences</w:t>
      </w:r>
      <w:r>
        <w:t xml:space="preserve"> Award </w:t>
      </w:r>
      <w:commentRangeStart w:id="13"/>
      <w:r w:rsidRPr="00154DF7">
        <w:t>UM1TR004409</w:t>
      </w:r>
      <w:commentRangeEnd w:id="13"/>
      <w:r>
        <w:rPr>
          <w:rStyle w:val="CommentReference"/>
        </w:rPr>
        <w:commentReference w:id="13"/>
      </w:r>
      <w:r>
        <w:t>)</w:t>
      </w:r>
      <w:commentRangeEnd w:id="12"/>
      <w:r w:rsidR="006704B9">
        <w:rPr>
          <w:rStyle w:val="CommentReference"/>
        </w:rPr>
        <w:commentReference w:id="12"/>
      </w:r>
    </w:p>
    <w:p w14:paraId="09322868" w14:textId="77777777" w:rsidR="007B4468" w:rsidRDefault="007B4468" w:rsidP="007B4468"/>
    <w:p w14:paraId="6444C26B" w14:textId="77777777" w:rsidR="007B4468" w:rsidRPr="00F70102" w:rsidRDefault="007B4468" w:rsidP="007B4468">
      <w:pPr>
        <w:rPr>
          <w:b/>
          <w:bCs/>
        </w:rPr>
      </w:pPr>
      <w:commentRangeStart w:id="14"/>
      <w:r w:rsidRPr="00F70102">
        <w:rPr>
          <w:b/>
          <w:bCs/>
        </w:rPr>
        <w:t xml:space="preserve">Introduction: </w:t>
      </w:r>
      <w:commentRangeEnd w:id="14"/>
      <w:r w:rsidR="00881E12">
        <w:rPr>
          <w:rStyle w:val="CommentReference"/>
        </w:rPr>
        <w:commentReference w:id="14"/>
      </w:r>
    </w:p>
    <w:p w14:paraId="1C63F0C3" w14:textId="318D9C66" w:rsidR="001D6EE8" w:rsidRDefault="000212A4" w:rsidP="007B4468">
      <w:del w:id="15" w:author="Brian Locke" w:date="2025-02-26T08:34:00Z" w16du:dateUtc="2025-02-26T15:34:00Z">
        <w:r w:rsidDel="0075291D">
          <w:delText>Although h</w:delText>
        </w:r>
      </w:del>
      <w:ins w:id="16" w:author="Brian Locke" w:date="2025-02-26T08:34:00Z" w16du:dateUtc="2025-02-26T15:34:00Z">
        <w:r w:rsidR="0075291D">
          <w:t>H</w:t>
        </w:r>
      </w:ins>
      <w:r>
        <w:t xml:space="preserve">ypercapnic respiratory failure is </w:t>
      </w:r>
      <w:del w:id="17" w:author="Brian Locke" w:date="2025-02-26T08:35:00Z" w16du:dateUtc="2025-02-26T15:35:00Z">
        <w:r w:rsidDel="0075291D">
          <w:delText xml:space="preserve">a widespread problem, the </w:delText>
        </w:r>
      </w:del>
      <w:r>
        <w:t>diagnos</w:t>
      </w:r>
      <w:del w:id="18" w:author="Brian Locke" w:date="2025-02-26T08:39:00Z" w16du:dateUtc="2025-02-26T15:39:00Z">
        <w:r w:rsidDel="0075291D">
          <w:delText>t</w:delText>
        </w:r>
      </w:del>
      <w:del w:id="19" w:author="Brian Locke" w:date="2025-02-26T08:35:00Z" w16du:dateUtc="2025-02-26T15:35:00Z">
        <w:r w:rsidDel="0075291D">
          <w:delText>ic</w:delText>
        </w:r>
      </w:del>
      <w:ins w:id="20" w:author="Brian Locke" w:date="2025-02-26T08:35:00Z" w16du:dateUtc="2025-02-26T15:35:00Z">
        <w:r w:rsidR="0075291D">
          <w:t>ed</w:t>
        </w:r>
      </w:ins>
      <w:r>
        <w:t xml:space="preserve"> </w:t>
      </w:r>
      <w:ins w:id="21" w:author="Brian Locke" w:date="2025-02-26T08:35:00Z" w16du:dateUtc="2025-02-26T15:35:00Z">
        <w:r w:rsidR="0075291D">
          <w:t xml:space="preserve">by </w:t>
        </w:r>
      </w:ins>
      <w:del w:id="22" w:author="Brian Locke" w:date="2025-02-26T08:35:00Z" w16du:dateUtc="2025-02-26T15:35:00Z">
        <w:r w:rsidDel="0075291D">
          <w:delText>gold standard of</w:delText>
        </w:r>
      </w:del>
      <w:ins w:id="23" w:author="Brian Locke" w:date="2025-02-26T08:35:00Z" w16du:dateUtc="2025-02-26T15:35:00Z">
        <w:r w:rsidR="0075291D">
          <w:t>measuring</w:t>
        </w:r>
      </w:ins>
      <w:r>
        <w:t xml:space="preserve"> arterial</w:t>
      </w:r>
      <w:ins w:id="24" w:author="Brian Locke" w:date="2025-02-26T08:35:00Z" w16du:dateUtc="2025-02-26T15:35:00Z">
        <w:r w:rsidR="0075291D">
          <w:t xml:space="preserve"> CO</w:t>
        </w:r>
        <w:r w:rsidR="0075291D" w:rsidRPr="0075291D">
          <w:rPr>
            <w:vertAlign w:val="subscript"/>
            <w:rPrChange w:id="25" w:author="Brian Locke" w:date="2025-02-26T08:36:00Z" w16du:dateUtc="2025-02-26T15:36:00Z">
              <w:rPr/>
            </w:rPrChange>
          </w:rPr>
          <w:t>2</w:t>
        </w:r>
        <w:r w:rsidR="0075291D">
          <w:t xml:space="preserve"> (PaCO</w:t>
        </w:r>
        <w:r w:rsidR="0075291D" w:rsidRPr="0075291D">
          <w:rPr>
            <w:vertAlign w:val="subscript"/>
            <w:rPrChange w:id="26" w:author="Brian Locke" w:date="2025-02-26T08:36:00Z" w16du:dateUtc="2025-02-26T15:36:00Z">
              <w:rPr/>
            </w:rPrChange>
          </w:rPr>
          <w:t>2</w:t>
        </w:r>
        <w:r w:rsidR="0075291D">
          <w:t>)</w:t>
        </w:r>
      </w:ins>
      <w:del w:id="27" w:author="Brian Locke" w:date="2025-02-26T08:39:00Z" w16du:dateUtc="2025-02-26T15:39:00Z">
        <w:r w:rsidDel="0075291D">
          <w:delText xml:space="preserve"> </w:delText>
        </w:r>
      </w:del>
      <w:del w:id="28" w:author="Brian Locke" w:date="2025-02-26T08:35:00Z" w16du:dateUtc="2025-02-26T15:35:00Z">
        <w:r w:rsidDel="0075291D">
          <w:delText>sampling has significant drawbacks to regular performance such a</w:delText>
        </w:r>
      </w:del>
      <w:ins w:id="29" w:author="Brian Locke" w:date="2025-02-26T08:35:00Z" w16du:dateUtc="2025-02-26T15:35:00Z">
        <w:r w:rsidR="0075291D">
          <w:t>, but this approach is</w:t>
        </w:r>
      </w:ins>
      <w:del w:id="30" w:author="Brian Locke" w:date="2025-02-26T08:35:00Z" w16du:dateUtc="2025-02-26T15:35:00Z">
        <w:r w:rsidDel="0075291D">
          <w:delText>s</w:delText>
        </w:r>
      </w:del>
      <w:r>
        <w:t xml:space="preserve"> pain</w:t>
      </w:r>
      <w:ins w:id="31" w:author="Brian Locke" w:date="2025-02-26T08:35:00Z" w16du:dateUtc="2025-02-26T15:35:00Z">
        <w:r w:rsidR="0075291D">
          <w:t>ful, invasive, and performed selectively</w:t>
        </w:r>
      </w:ins>
      <w:ins w:id="32" w:author="Brian Locke" w:date="2025-02-26T08:38:00Z" w16du:dateUtc="2025-02-26T15:38:00Z">
        <w:r w:rsidR="0075291D">
          <w:t>, leading to missed cases</w:t>
        </w:r>
      </w:ins>
      <w:del w:id="33" w:author="Brian Locke" w:date="2025-02-26T08:38:00Z" w16du:dateUtc="2025-02-26T15:38:00Z">
        <w:r w:rsidDel="0075291D">
          <w:delText xml:space="preserve"> and complications such as arterial injury and thrombosis</w:delText>
        </w:r>
      </w:del>
      <w:r>
        <w:t>.</w:t>
      </w:r>
      <w:ins w:id="34" w:author="Brian Locke" w:date="2025-02-26T08:38:00Z" w16du:dateUtc="2025-02-26T15:38:00Z">
        <w:r w:rsidR="0075291D">
          <w:t xml:space="preserve"> Transcutaneous </w:t>
        </w:r>
      </w:ins>
      <w:ins w:id="35" w:author="Brian Locke" w:date="2025-02-26T08:39:00Z" w16du:dateUtc="2025-02-26T15:39:00Z">
        <w:r w:rsidR="0075291D">
          <w:t>CO</w:t>
        </w:r>
        <w:r w:rsidR="0075291D" w:rsidRPr="0075291D">
          <w:rPr>
            <w:vertAlign w:val="subscript"/>
            <w:rPrChange w:id="36" w:author="Brian Locke" w:date="2025-02-26T08:39:00Z" w16du:dateUtc="2025-02-26T15:39:00Z">
              <w:rPr/>
            </w:rPrChange>
          </w:rPr>
          <w:t>2</w:t>
        </w:r>
        <w:r w:rsidR="0075291D">
          <w:t xml:space="preserve"> (TcCO</w:t>
        </w:r>
        <w:r w:rsidR="0075291D" w:rsidRPr="0075291D">
          <w:rPr>
            <w:vertAlign w:val="subscript"/>
            <w:rPrChange w:id="37" w:author="Brian Locke" w:date="2025-02-26T08:39:00Z" w16du:dateUtc="2025-02-26T15:39:00Z">
              <w:rPr/>
            </w:rPrChange>
          </w:rPr>
          <w:t>2</w:t>
        </w:r>
        <w:r w:rsidR="0075291D">
          <w:t>)</w:t>
        </w:r>
      </w:ins>
      <w:r>
        <w:t xml:space="preserve"> </w:t>
      </w:r>
      <w:ins w:id="38" w:author="Brian Locke" w:date="2025-02-26T08:39:00Z" w16du:dateUtc="2025-02-26T15:39:00Z">
        <w:r w:rsidR="0075291D">
          <w:t xml:space="preserve">offers a non-invasive alternative. </w:t>
        </w:r>
      </w:ins>
      <w:r>
        <w:t xml:space="preserve">We have previously </w:t>
      </w:r>
      <w:del w:id="39" w:author="Brian Locke" w:date="2025-02-26T08:39:00Z" w16du:dateUtc="2025-02-26T15:39:00Z">
        <w:r w:rsidDel="0075291D">
          <w:delText xml:space="preserve">reported </w:delText>
        </w:r>
      </w:del>
      <w:ins w:id="40" w:author="Brian Locke" w:date="2025-02-26T08:39:00Z" w16du:dateUtc="2025-02-26T15:39:00Z">
        <w:r w:rsidR="0075291D">
          <w:t>simulated its</w:t>
        </w:r>
        <w:r w:rsidR="0075291D">
          <w:t xml:space="preserve"> </w:t>
        </w:r>
      </w:ins>
      <w:del w:id="41" w:author="Brian Locke" w:date="2025-02-26T08:39:00Z" w16du:dateUtc="2025-02-26T15:39:00Z">
        <w:r w:rsidDel="0075291D">
          <w:delText xml:space="preserve">on the </w:delText>
        </w:r>
      </w:del>
      <w:r>
        <w:t xml:space="preserve">accuracy </w:t>
      </w:r>
      <w:del w:id="42" w:author="Brian Locke" w:date="2025-02-26T08:40:00Z" w16du:dateUtc="2025-02-26T15:40:00Z">
        <w:r w:rsidDel="0075291D">
          <w:delText xml:space="preserve">of transcutaneous CO2 monitoring (TcCO2) compared to partial pressure of arterial CO2 (PaCO2) </w:delText>
        </w:r>
      </w:del>
      <w:r>
        <w:t>in newly admitted hospitalized adults</w:t>
      </w:r>
      <w:ins w:id="43" w:author="Brian Locke" w:date="2025-02-26T08:40:00Z" w16du:dateUtc="2025-02-26T15:40:00Z">
        <w:r w:rsidR="0075291D">
          <w:t xml:space="preserve"> undergoing PaCO</w:t>
        </w:r>
        <w:r w:rsidR="0075291D" w:rsidRPr="0075291D">
          <w:rPr>
            <w:vertAlign w:val="subscript"/>
            <w:rPrChange w:id="44" w:author="Brian Locke" w:date="2025-02-26T08:40:00Z" w16du:dateUtc="2025-02-26T15:40:00Z">
              <w:rPr/>
            </w:rPrChange>
          </w:rPr>
          <w:t>2</w:t>
        </w:r>
        <w:r w:rsidR="0075291D">
          <w:t xml:space="preserve"> assessment, but it’s </w:t>
        </w:r>
      </w:ins>
      <w:ins w:id="45" w:author="Brian Locke" w:date="2025-02-26T08:41:00Z" w16du:dateUtc="2025-02-26T15:41:00Z">
        <w:r w:rsidR="0075291D">
          <w:t>expected accuracy</w:t>
        </w:r>
      </w:ins>
      <w:ins w:id="46" w:author="Brian Locke" w:date="2025-02-26T08:40:00Z" w16du:dateUtc="2025-02-26T15:40:00Z">
        <w:r w:rsidR="0075291D">
          <w:t xml:space="preserve"> in other clinical settings is uncertain</w:t>
        </w:r>
      </w:ins>
      <w:del w:id="47" w:author="Brian Locke" w:date="2025-02-26T08:40:00Z" w16du:dateUtc="2025-02-26T15:40:00Z">
        <w:r w:rsidDel="0075291D">
          <w:delText xml:space="preserve">. </w:delText>
        </w:r>
        <w:r w:rsidR="001D6EE8" w:rsidDel="0075291D">
          <w:delText>However, given important physiologic settings between different clinical settings, we aim in the current study to evaluate the differential test characteristics between the outpatient setting, the emergency department/inpatient wards, and the ICU.</w:delText>
        </w:r>
      </w:del>
      <w:ins w:id="48" w:author="Brian Locke" w:date="2025-02-26T08:40:00Z" w16du:dateUtc="2025-02-26T15:40:00Z">
        <w:r w:rsidR="0075291D">
          <w:t>.</w:t>
        </w:r>
      </w:ins>
    </w:p>
    <w:p w14:paraId="7E22AD57" w14:textId="77777777" w:rsidR="007B4468" w:rsidRDefault="007B4468" w:rsidP="007B4468"/>
    <w:p w14:paraId="1360D9BF" w14:textId="77777777" w:rsidR="007B4468" w:rsidRPr="00F70102" w:rsidRDefault="007B4468" w:rsidP="007B4468">
      <w:pPr>
        <w:rPr>
          <w:b/>
          <w:bCs/>
        </w:rPr>
      </w:pPr>
      <w:r w:rsidRPr="00F70102">
        <w:rPr>
          <w:b/>
          <w:bCs/>
        </w:rPr>
        <w:t xml:space="preserve">Methods: </w:t>
      </w:r>
    </w:p>
    <w:p w14:paraId="7C9B9F81" w14:textId="447A48B7" w:rsidR="00A13252" w:rsidRDefault="0075291D" w:rsidP="007B4468">
      <w:pPr>
        <w:rPr>
          <w:ins w:id="49" w:author="Brian Locke" w:date="2025-02-26T09:36:00Z" w16du:dateUtc="2025-02-26T16:36:00Z"/>
        </w:rPr>
      </w:pPr>
      <w:ins w:id="50" w:author="Brian Locke" w:date="2025-02-26T08:42:00Z" w16du:dateUtc="2025-02-26T15:42:00Z">
        <w:r>
          <w:t xml:space="preserve">We </w:t>
        </w:r>
      </w:ins>
      <w:ins w:id="51" w:author="Brian Locke" w:date="2025-02-26T08:48:00Z" w16du:dateUtc="2025-02-26T15:48:00Z">
        <w:r w:rsidR="000A2EBF">
          <w:t xml:space="preserve">simulated the rate of </w:t>
        </w:r>
        <w:r w:rsidR="000A2EBF">
          <w:t>true negatives (PaCO</w:t>
        </w:r>
        <w:r w:rsidR="000A2EBF" w:rsidRPr="0038609B">
          <w:rPr>
            <w:vertAlign w:val="subscript"/>
          </w:rPr>
          <w:t>2</w:t>
        </w:r>
        <w:r w:rsidR="000A2EBF">
          <w:t xml:space="preserve"> and TcCO</w:t>
        </w:r>
        <w:r w:rsidR="000A2EBF" w:rsidRPr="0038609B">
          <w:rPr>
            <w:vertAlign w:val="subscript"/>
          </w:rPr>
          <w:t>2</w:t>
        </w:r>
        <w:r w:rsidR="000A2EBF">
          <w:t xml:space="preserve"> &lt; 45mmHg),</w:t>
        </w:r>
        <w:r w:rsidR="000A2EBF" w:rsidRPr="00C5197E">
          <w:t xml:space="preserve"> </w:t>
        </w:r>
        <w:r w:rsidR="000A2EBF">
          <w:t xml:space="preserve">false positives (PaCO2 &lt; 45mmHg, TcCO2 </w:t>
        </w:r>
        <w:r w:rsidR="000A2EBF" w:rsidRPr="0038609B">
          <w:t>≥</w:t>
        </w:r>
        <w:r w:rsidR="000A2EBF">
          <w:t xml:space="preserve"> 45mmHg), true positives (PaCO2 and TcCO</w:t>
        </w:r>
        <w:r w:rsidR="000A2EBF" w:rsidRPr="0038609B">
          <w:rPr>
            <w:vertAlign w:val="subscript"/>
          </w:rPr>
          <w:t>2</w:t>
        </w:r>
        <w:r w:rsidR="000A2EBF">
          <w:t xml:space="preserve"> </w:t>
        </w:r>
        <w:r w:rsidR="000A2EBF" w:rsidRPr="0038609B">
          <w:t>≥</w:t>
        </w:r>
        <w:r w:rsidR="000A2EBF">
          <w:t xml:space="preserve"> 45mmHg), </w:t>
        </w:r>
      </w:ins>
      <w:ins w:id="52" w:author="Brian Locke" w:date="2025-02-26T09:44:00Z" w16du:dateUtc="2025-02-26T16:44:00Z">
        <w:r w:rsidR="00D92E0E">
          <w:t>and</w:t>
        </w:r>
      </w:ins>
      <w:ins w:id="53" w:author="Brian Locke" w:date="2025-02-26T08:48:00Z" w16du:dateUtc="2025-02-26T15:48:00Z">
        <w:r w:rsidR="000A2EBF">
          <w:t xml:space="preserve"> false negatives (PaCO</w:t>
        </w:r>
        <w:r w:rsidR="000A2EBF" w:rsidRPr="0038609B">
          <w:rPr>
            <w:vertAlign w:val="subscript"/>
          </w:rPr>
          <w:t>2</w:t>
        </w:r>
        <w:r w:rsidR="000A2EBF">
          <w:t xml:space="preserve"> </w:t>
        </w:r>
        <w:r w:rsidR="000A2EBF" w:rsidRPr="0038609B">
          <w:t>≥</w:t>
        </w:r>
        <w:r w:rsidR="000A2EBF">
          <w:t xml:space="preserve"> 45mmHg, TcCO</w:t>
        </w:r>
        <w:r w:rsidR="000A2EBF" w:rsidRPr="0038609B">
          <w:rPr>
            <w:vertAlign w:val="subscript"/>
          </w:rPr>
          <w:t>2</w:t>
        </w:r>
        <w:r w:rsidR="000A2EBF">
          <w:t xml:space="preserve"> &lt; 45mmHg)</w:t>
        </w:r>
        <w:r w:rsidR="000A2EBF">
          <w:t xml:space="preserve"> using </w:t>
        </w:r>
      </w:ins>
      <w:ins w:id="54" w:author="Brian Locke" w:date="2025-02-26T08:42:00Z" w16du:dateUtc="2025-02-26T15:42:00Z">
        <w:r>
          <w:t>TcCO</w:t>
        </w:r>
        <w:r w:rsidRPr="0075291D">
          <w:rPr>
            <w:vertAlign w:val="subscript"/>
            <w:rPrChange w:id="55" w:author="Brian Locke" w:date="2025-02-26T08:43:00Z" w16du:dateUtc="2025-02-26T15:43:00Z">
              <w:rPr/>
            </w:rPrChange>
          </w:rPr>
          <w:t>2</w:t>
        </w:r>
        <w:r>
          <w:t>-</w:t>
        </w:r>
      </w:ins>
      <w:ins w:id="56" w:author="Brian Locke" w:date="2025-02-26T08:43:00Z" w16du:dateUtc="2025-02-26T15:43:00Z">
        <w:r>
          <w:t>PaCO</w:t>
        </w:r>
        <w:r w:rsidRPr="0075291D">
          <w:rPr>
            <w:vertAlign w:val="subscript"/>
            <w:rPrChange w:id="57" w:author="Brian Locke" w:date="2025-02-26T08:43:00Z" w16du:dateUtc="2025-02-26T15:43:00Z">
              <w:rPr/>
            </w:rPrChange>
          </w:rPr>
          <w:t>2</w:t>
        </w:r>
        <w:r>
          <w:t xml:space="preserve"> agreement estimates from a meta-analysis by Conway et al. (</w:t>
        </w:r>
      </w:ins>
      <w:ins w:id="58" w:author="Brian Locke" w:date="2025-02-26T09:27:00Z" w16du:dateUtc="2025-02-26T16:27:00Z">
        <w:r w:rsidR="00881E12">
          <w:t>7021 paired</w:t>
        </w:r>
      </w:ins>
      <w:ins w:id="59" w:author="Brian Locke" w:date="2025-02-26T08:44:00Z" w16du:dateUtc="2025-02-26T15:44:00Z">
        <w:r w:rsidR="000A2EBF">
          <w:t xml:space="preserve"> measurements </w:t>
        </w:r>
      </w:ins>
      <w:ins w:id="60" w:author="Brian Locke" w:date="2025-02-26T09:27:00Z" w16du:dateUtc="2025-02-26T16:27:00Z">
        <w:r w:rsidR="00881E12">
          <w:t>from 73</w:t>
        </w:r>
      </w:ins>
      <w:ins w:id="61" w:author="Brian Locke" w:date="2025-02-26T08:44:00Z" w16du:dateUtc="2025-02-26T15:44:00Z">
        <w:r w:rsidR="000A2EBF">
          <w:t xml:space="preserve"> studies; </w:t>
        </w:r>
      </w:ins>
      <w:ins w:id="62" w:author="Brian Locke" w:date="2025-02-26T08:43:00Z" w16du:dateUtc="2025-02-26T15:43:00Z">
        <w:r>
          <w:t xml:space="preserve">Thorax, 2017) </w:t>
        </w:r>
      </w:ins>
      <w:ins w:id="63" w:author="Brian Locke" w:date="2025-02-26T08:44:00Z" w16du:dateUtc="2025-02-26T15:44:00Z">
        <w:r w:rsidR="000A2EBF">
          <w:t xml:space="preserve">and the distribution of </w:t>
        </w:r>
      </w:ins>
      <w:ins w:id="64" w:author="Brian Locke" w:date="2025-02-26T08:45:00Z" w16du:dateUtc="2025-02-26T15:45:00Z">
        <w:r w:rsidR="000A2EBF">
          <w:t>all PaCO</w:t>
        </w:r>
        <w:r w:rsidR="000A2EBF" w:rsidRPr="000A2EBF">
          <w:rPr>
            <w:vertAlign w:val="subscript"/>
            <w:rPrChange w:id="65" w:author="Brian Locke" w:date="2025-02-26T08:47:00Z" w16du:dateUtc="2025-02-26T15:47:00Z">
              <w:rPr/>
            </w:rPrChange>
          </w:rPr>
          <w:t>2</w:t>
        </w:r>
        <w:r w:rsidR="000A2EBF">
          <w:t xml:space="preserve"> </w:t>
        </w:r>
      </w:ins>
      <w:ins w:id="66" w:author="Brian Locke" w:date="2025-02-26T09:27:00Z" w16du:dateUtc="2025-02-26T16:27:00Z">
        <w:r w:rsidR="00881E12">
          <w:t xml:space="preserve">results </w:t>
        </w:r>
      </w:ins>
      <w:ins w:id="67" w:author="Brian Locke" w:date="2025-02-26T08:47:00Z" w16du:dateUtc="2025-02-26T15:47:00Z">
        <w:r w:rsidR="000A2EBF">
          <w:t xml:space="preserve">obtained in </w:t>
        </w:r>
      </w:ins>
      <w:ins w:id="68" w:author="Brian Locke" w:date="2025-02-26T08:45:00Z" w16du:dateUtc="2025-02-26T15:45:00Z">
        <w:r w:rsidR="000A2EBF">
          <w:t>2022</w:t>
        </w:r>
      </w:ins>
      <w:ins w:id="69" w:author="Brian Locke" w:date="2025-02-26T08:46:00Z" w16du:dateUtc="2025-02-26T15:46:00Z">
        <w:r w:rsidR="000A2EBF">
          <w:t xml:space="preserve"> </w:t>
        </w:r>
      </w:ins>
      <w:ins w:id="70" w:author="Brian Locke" w:date="2025-02-26T08:47:00Z" w16du:dateUtc="2025-02-26T15:47:00Z">
        <w:r w:rsidR="000A2EBF">
          <w:t xml:space="preserve">in an </w:t>
        </w:r>
      </w:ins>
      <w:del w:id="71" w:author="Brian Locke" w:date="2025-02-26T08:45:00Z" w16du:dateUtc="2025-02-26T15:45:00Z">
        <w:r w:rsidR="000212A4" w:rsidDel="000A2EBF">
          <w:delText>T</w:delText>
        </w:r>
      </w:del>
      <w:del w:id="72" w:author="Brian Locke" w:date="2025-02-26T08:47:00Z" w16du:dateUtc="2025-02-26T15:47:00Z">
        <w:r w:rsidR="000212A4" w:rsidDel="000A2EBF">
          <w:delText>he TriNetX database</w:delText>
        </w:r>
      </w:del>
      <w:del w:id="73" w:author="Brian Locke" w:date="2025-02-26T08:46:00Z" w16du:dateUtc="2025-02-26T15:46:00Z">
        <w:r w:rsidR="000212A4" w:rsidDel="000A2EBF">
          <w:delText xml:space="preserve"> of </w:delText>
        </w:r>
      </w:del>
      <w:r w:rsidR="000212A4">
        <w:t>aggregate</w:t>
      </w:r>
      <w:ins w:id="74" w:author="Brian Locke" w:date="2025-02-26T08:47:00Z" w16du:dateUtc="2025-02-26T15:47:00Z">
        <w:r w:rsidR="000A2EBF">
          <w:t>d</w:t>
        </w:r>
      </w:ins>
      <w:r w:rsidR="000212A4">
        <w:t xml:space="preserve"> </w:t>
      </w:r>
      <w:del w:id="75" w:author="Brian Locke" w:date="2025-02-26T08:46:00Z" w16du:dateUtc="2025-02-26T15:46:00Z">
        <w:r w:rsidR="000212A4" w:rsidDel="000A2EBF">
          <w:delText xml:space="preserve">electronic </w:delText>
        </w:r>
      </w:del>
      <w:r w:rsidR="000212A4">
        <w:t>health record data</w:t>
      </w:r>
      <w:ins w:id="76" w:author="Brian Locke" w:date="2025-02-26T08:47:00Z" w16du:dateUtc="2025-02-26T15:47:00Z">
        <w:r w:rsidR="000A2EBF">
          <w:t>set</w:t>
        </w:r>
      </w:ins>
      <w:r w:rsidR="000212A4">
        <w:t xml:space="preserve"> from 76 medical centers across the </w:t>
      </w:r>
      <w:del w:id="77" w:author="Brian Locke" w:date="2025-02-26T08:46:00Z" w16du:dateUtc="2025-02-26T15:46:00Z">
        <w:r w:rsidR="000212A4" w:rsidDel="000A2EBF">
          <w:delText>United States</w:delText>
        </w:r>
      </w:del>
      <w:ins w:id="78" w:author="Brian Locke" w:date="2025-02-26T08:46:00Z" w16du:dateUtc="2025-02-26T15:46:00Z">
        <w:r w:rsidR="000A2EBF">
          <w:t>USA</w:t>
        </w:r>
      </w:ins>
      <w:ins w:id="79" w:author="Brian Locke" w:date="2025-02-26T08:48:00Z" w16du:dateUtc="2025-02-26T15:48:00Z">
        <w:r w:rsidR="000A2EBF">
          <w:t xml:space="preserve"> (</w:t>
        </w:r>
        <w:proofErr w:type="spellStart"/>
        <w:r w:rsidR="000A2EBF">
          <w:t>TriNetX</w:t>
        </w:r>
        <w:proofErr w:type="spellEnd"/>
        <w:r w:rsidR="000A2EBF">
          <w:t>, MA</w:t>
        </w:r>
      </w:ins>
      <w:ins w:id="80" w:author="Brian Locke" w:date="2025-02-26T09:28:00Z" w16du:dateUtc="2025-02-26T16:28:00Z">
        <w:r w:rsidR="00881E12">
          <w:t>, USA</w:t>
        </w:r>
      </w:ins>
      <w:ins w:id="81" w:author="Brian Locke" w:date="2025-02-26T08:48:00Z" w16du:dateUtc="2025-02-26T15:48:00Z">
        <w:r w:rsidR="000A2EBF">
          <w:t xml:space="preserve">). </w:t>
        </w:r>
      </w:ins>
    </w:p>
    <w:p w14:paraId="061D2423" w14:textId="77777777" w:rsidR="00A13252" w:rsidRDefault="00A13252" w:rsidP="007B4468">
      <w:pPr>
        <w:rPr>
          <w:ins w:id="82" w:author="Brian Locke" w:date="2025-02-26T09:36:00Z" w16du:dateUtc="2025-02-26T16:36:00Z"/>
        </w:rPr>
      </w:pPr>
    </w:p>
    <w:p w14:paraId="058E2086" w14:textId="220900E1" w:rsidR="007B4468" w:rsidRDefault="000A2EBF" w:rsidP="007B4468">
      <w:ins w:id="83" w:author="Brian Locke" w:date="2025-02-26T08:49:00Z" w16du:dateUtc="2025-02-26T15:49:00Z">
        <w:r>
          <w:t>Observations were stratified by setting</w:t>
        </w:r>
      </w:ins>
      <w:ins w:id="84" w:author="Brian Locke" w:date="2025-02-26T08:55:00Z" w16du:dateUtc="2025-02-26T15:55:00Z">
        <w:r w:rsidR="007F1F61">
          <w:t xml:space="preserve">: </w:t>
        </w:r>
      </w:ins>
      <w:ins w:id="85" w:author="Brian Locke" w:date="2025-02-26T08:49:00Z" w16du:dateUtc="2025-02-26T15:49:00Z">
        <w:r>
          <w:t>ambulatory pulmonary function test</w:t>
        </w:r>
        <w:r>
          <w:t>ing</w:t>
        </w:r>
      </w:ins>
      <w:ins w:id="86" w:author="Brian Locke" w:date="2025-02-26T08:55:00Z" w16du:dateUtc="2025-02-26T15:55:00Z">
        <w:r w:rsidR="007F1F61">
          <w:t xml:space="preserve"> (PFT)</w:t>
        </w:r>
      </w:ins>
      <w:ins w:id="87" w:author="Brian Locke" w:date="2025-02-26T08:49:00Z" w16du:dateUtc="2025-02-26T15:49:00Z">
        <w:r>
          <w:t>, emergency department</w:t>
        </w:r>
      </w:ins>
      <w:ins w:id="88" w:author="Brian Locke" w:date="2025-02-26T09:06:00Z" w16du:dateUtc="2025-02-26T16:06:00Z">
        <w:r w:rsidR="001E6C02">
          <w:t>/inpatient</w:t>
        </w:r>
      </w:ins>
      <w:ins w:id="89" w:author="Brian Locke" w:date="2025-02-26T08:55:00Z" w16du:dateUtc="2025-02-26T15:55:00Z">
        <w:r w:rsidR="007F1F61">
          <w:t xml:space="preserve"> (ED</w:t>
        </w:r>
      </w:ins>
      <w:ins w:id="90" w:author="Brian Locke" w:date="2025-02-26T09:06:00Z" w16du:dateUtc="2025-02-26T16:06:00Z">
        <w:r w:rsidR="001E6C02">
          <w:t>/INP</w:t>
        </w:r>
      </w:ins>
      <w:ins w:id="91" w:author="Brian Locke" w:date="2025-02-26T08:55:00Z" w16du:dateUtc="2025-02-26T15:55:00Z">
        <w:r w:rsidR="007F1F61">
          <w:t>)</w:t>
        </w:r>
      </w:ins>
      <w:ins w:id="92" w:author="Brian Locke" w:date="2025-02-26T08:49:00Z" w16du:dateUtc="2025-02-26T15:49:00Z">
        <w:r>
          <w:t>, and intensive care unit</w:t>
        </w:r>
      </w:ins>
      <w:ins w:id="93" w:author="Brian Locke" w:date="2025-02-26T08:56:00Z" w16du:dateUtc="2025-02-26T15:56:00Z">
        <w:r w:rsidR="007F1F61">
          <w:t xml:space="preserve"> (ICU</w:t>
        </w:r>
      </w:ins>
      <w:ins w:id="94" w:author="Brian Locke" w:date="2025-02-26T08:49:00Z" w16du:dateUtc="2025-02-26T15:49:00Z">
        <w:r>
          <w:t>)</w:t>
        </w:r>
      </w:ins>
      <w:ins w:id="95" w:author="Brian Locke" w:date="2025-02-26T08:56:00Z" w16du:dateUtc="2025-02-26T15:56:00Z">
        <w:r w:rsidR="007F1F61">
          <w:t>. S</w:t>
        </w:r>
      </w:ins>
      <w:ins w:id="96" w:author="Brian Locke" w:date="2025-02-26T08:50:00Z" w16du:dateUtc="2025-02-26T15:50:00Z">
        <w:r>
          <w:t xml:space="preserve">etting-specific estimates of </w:t>
        </w:r>
      </w:ins>
      <w:ins w:id="97" w:author="Brian Locke" w:date="2025-02-26T09:36:00Z" w16du:dateUtc="2025-02-26T16:36:00Z">
        <w:r w:rsidR="00A13252">
          <w:t>TcCO</w:t>
        </w:r>
        <w:r w:rsidR="00A13252" w:rsidRPr="00A13252">
          <w:rPr>
            <w:vertAlign w:val="subscript"/>
            <w:rPrChange w:id="98" w:author="Brian Locke" w:date="2025-02-26T09:36:00Z" w16du:dateUtc="2025-02-26T16:36:00Z">
              <w:rPr/>
            </w:rPrChange>
          </w:rPr>
          <w:t>2</w:t>
        </w:r>
        <w:r w:rsidR="00A13252">
          <w:t>-PaCO</w:t>
        </w:r>
        <w:r w:rsidR="00A13252" w:rsidRPr="00A13252">
          <w:rPr>
            <w:vertAlign w:val="subscript"/>
            <w:rPrChange w:id="99" w:author="Brian Locke" w:date="2025-02-26T09:36:00Z" w16du:dateUtc="2025-02-26T16:36:00Z">
              <w:rPr/>
            </w:rPrChange>
          </w:rPr>
          <w:t>2</w:t>
        </w:r>
        <w:r w:rsidR="00A13252">
          <w:t xml:space="preserve"> </w:t>
        </w:r>
      </w:ins>
      <w:ins w:id="100" w:author="Brian Locke" w:date="2025-02-26T08:50:00Z" w16du:dateUtc="2025-02-26T15:50:00Z">
        <w:r>
          <w:t>agreement were used</w:t>
        </w:r>
      </w:ins>
      <w:ins w:id="101" w:author="Brian Locke" w:date="2025-02-26T09:00:00Z" w16du:dateUtc="2025-02-26T16:00:00Z">
        <w:r w:rsidR="007F1F61">
          <w:t xml:space="preserve"> to estimate sensitivity (Se)</w:t>
        </w:r>
      </w:ins>
      <w:ins w:id="102" w:author="Brian Locke" w:date="2025-02-26T09:07:00Z" w16du:dateUtc="2025-02-26T16:07:00Z">
        <w:r w:rsidR="001E6C02">
          <w:t>,</w:t>
        </w:r>
      </w:ins>
      <w:ins w:id="103" w:author="Brian Locke" w:date="2025-02-26T09:00:00Z" w16du:dateUtc="2025-02-26T16:00:00Z">
        <w:r w:rsidR="007F1F61">
          <w:t xml:space="preserve"> specificity (</w:t>
        </w:r>
        <w:proofErr w:type="spellStart"/>
        <w:r w:rsidR="007F1F61">
          <w:t>Sp</w:t>
        </w:r>
        <w:proofErr w:type="spellEnd"/>
        <w:r w:rsidR="007F1F61">
          <w:t>)</w:t>
        </w:r>
      </w:ins>
      <w:ins w:id="104" w:author="Brian Locke" w:date="2025-02-26T09:07:00Z" w16du:dateUtc="2025-02-26T16:07:00Z">
        <w:r w:rsidR="001E6C02">
          <w:t>, and predictive values</w:t>
        </w:r>
      </w:ins>
      <w:ins w:id="105" w:author="Brian Locke" w:date="2025-02-26T08:50:00Z" w16du:dateUtc="2025-02-26T15:50:00Z">
        <w:r>
          <w:t>. Multi-level modeling and Monte-Carlo simulation w</w:t>
        </w:r>
      </w:ins>
      <w:ins w:id="106" w:author="Brian Locke" w:date="2025-02-26T09:28:00Z" w16du:dateUtc="2025-02-26T16:28:00Z">
        <w:r w:rsidR="00881E12">
          <w:t>ere</w:t>
        </w:r>
      </w:ins>
      <w:ins w:id="107" w:author="Brian Locke" w:date="2025-02-26T08:50:00Z" w16du:dateUtc="2025-02-26T15:50:00Z">
        <w:r>
          <w:t xml:space="preserve"> </w:t>
        </w:r>
      </w:ins>
      <w:ins w:id="108" w:author="Brian Locke" w:date="2025-02-26T08:51:00Z" w16du:dateUtc="2025-02-26T15:51:00Z">
        <w:r>
          <w:t>used to account for mean bias, within-study variance, between-study variation, and uncertainty in each parameter estimate.</w:t>
        </w:r>
      </w:ins>
      <w:ins w:id="109" w:author="Brian Locke" w:date="2025-02-26T09:19:00Z" w16du:dateUtc="2025-02-26T16:19:00Z">
        <w:r w:rsidR="001C1593">
          <w:t xml:space="preserve"> </w:t>
        </w:r>
      </w:ins>
      <w:ins w:id="110" w:author="Brian Locke" w:date="2025-02-26T09:29:00Z" w16du:dateUtc="2025-02-26T16:29:00Z">
        <w:r w:rsidR="00881E12">
          <w:t>A sensitivity analysis</w:t>
        </w:r>
      </w:ins>
      <w:ins w:id="111" w:author="Brian Locke" w:date="2025-02-26T09:37:00Z" w16du:dateUtc="2025-02-26T16:37:00Z">
        <w:r w:rsidR="00A13252">
          <w:t xml:space="preserve"> estimating TcCO</w:t>
        </w:r>
        <w:r w:rsidR="00A13252" w:rsidRPr="00A13252">
          <w:rPr>
            <w:vertAlign w:val="subscript"/>
            <w:rPrChange w:id="112" w:author="Brian Locke" w:date="2025-02-26T09:37:00Z" w16du:dateUtc="2025-02-26T16:37:00Z">
              <w:rPr/>
            </w:rPrChange>
          </w:rPr>
          <w:t>2</w:t>
        </w:r>
        <w:r w:rsidR="00A13252">
          <w:t xml:space="preserve">’s performance amongst patients with 1 or more </w:t>
        </w:r>
      </w:ins>
      <w:ins w:id="113" w:author="Brian Locke" w:date="2025-02-26T09:38:00Z" w16du:dateUtc="2025-02-26T16:38:00Z">
        <w:r w:rsidR="00A13252">
          <w:t>indicators of possible hypercapnia, whether or not they received PaCO</w:t>
        </w:r>
        <w:r w:rsidR="00A13252" w:rsidRPr="00A13252">
          <w:rPr>
            <w:vertAlign w:val="subscript"/>
            <w:rPrChange w:id="114" w:author="Brian Locke" w:date="2025-02-26T09:38:00Z" w16du:dateUtc="2025-02-26T16:38:00Z">
              <w:rPr/>
            </w:rPrChange>
          </w:rPr>
          <w:t xml:space="preserve">2 </w:t>
        </w:r>
        <w:r w:rsidR="00A13252">
          <w:t>assessment, was performed</w:t>
        </w:r>
      </w:ins>
      <w:ins w:id="115" w:author="Brian Locke" w:date="2025-02-26T09:29:00Z" w16du:dateUtc="2025-02-26T16:29:00Z">
        <w:r w:rsidR="00881E12">
          <w:t xml:space="preserve"> using i</w:t>
        </w:r>
      </w:ins>
      <w:ins w:id="116" w:author="Brian Locke" w:date="2025-02-26T09:19:00Z" w16du:dateUtc="2025-02-26T16:19:00Z">
        <w:r w:rsidR="001C1593">
          <w:t xml:space="preserve">nverse propensity </w:t>
        </w:r>
      </w:ins>
      <w:ins w:id="117" w:author="Brian Locke" w:date="2025-02-26T09:31:00Z" w16du:dateUtc="2025-02-26T16:31:00Z">
        <w:r w:rsidR="00881E12">
          <w:t>(to obtain PaCO</w:t>
        </w:r>
        <w:r w:rsidR="00881E12" w:rsidRPr="00881E12">
          <w:rPr>
            <w:vertAlign w:val="subscript"/>
            <w:rPrChange w:id="118" w:author="Brian Locke" w:date="2025-02-26T09:31:00Z" w16du:dateUtc="2025-02-26T16:31:00Z">
              <w:rPr/>
            </w:rPrChange>
          </w:rPr>
          <w:t>2</w:t>
        </w:r>
        <w:r w:rsidR="00881E12">
          <w:t xml:space="preserve">) </w:t>
        </w:r>
      </w:ins>
      <w:ins w:id="119" w:author="Brian Locke" w:date="2025-02-26T09:29:00Z" w16du:dateUtc="2025-02-26T16:29:00Z">
        <w:r w:rsidR="00881E12">
          <w:t>weighting</w:t>
        </w:r>
      </w:ins>
      <w:ins w:id="120" w:author="Brian Locke" w:date="2025-02-26T09:38:00Z" w16du:dateUtc="2025-02-26T16:38:00Z">
        <w:r w:rsidR="00A13252">
          <w:t xml:space="preserve">. </w:t>
        </w:r>
      </w:ins>
      <w:del w:id="121" w:author="Brian Locke" w:date="2025-02-26T08:51:00Z" w16du:dateUtc="2025-02-26T15:51:00Z">
        <w:r w:rsidR="000212A4" w:rsidDel="000A2EBF">
          <w:delText xml:space="preserve"> was accessed for all encounters in which a PaCO2 was obtained. </w:delText>
        </w:r>
        <w:r w:rsidR="009666E7" w:rsidDel="000A2EBF">
          <w:delText xml:space="preserve">We then simulated corresponding TcCO2 readings using results from </w:delText>
        </w:r>
        <w:r w:rsidR="000212A4" w:rsidDel="000A2EBF">
          <w:delText xml:space="preserve">a meta-analysis by Conway et al. (Thorax, 2017) wherein a mean bias of TcCO2 compared to PaCO2, along with variables of uncertainty (within- and inter-population disagreement) were reported within setting subgroups of </w:delText>
        </w:r>
        <w:r w:rsidR="00E871B8" w:rsidDel="000A2EBF">
          <w:delText xml:space="preserve">the </w:delText>
        </w:r>
      </w:del>
      <w:del w:id="122" w:author="Brian Locke" w:date="2025-02-26T08:49:00Z" w16du:dateUtc="2025-02-26T15:49:00Z">
        <w:r w:rsidR="00E871B8" w:rsidDel="000A2EBF">
          <w:delText xml:space="preserve">ambulatory pulmonary function test unit, </w:delText>
        </w:r>
        <w:r w:rsidR="000212A4" w:rsidDel="000A2EBF">
          <w:delText xml:space="preserve">emergency </w:delText>
        </w:r>
        <w:r w:rsidR="00E871B8" w:rsidDel="000A2EBF">
          <w:delText xml:space="preserve">department </w:delText>
        </w:r>
        <w:r w:rsidR="000212A4" w:rsidDel="000A2EBF">
          <w:delText xml:space="preserve">and inpatient wards, </w:delText>
        </w:r>
        <w:r w:rsidR="00E871B8" w:rsidDel="000A2EBF">
          <w:delText xml:space="preserve">and </w:delText>
        </w:r>
        <w:r w:rsidR="000212A4" w:rsidDel="000A2EBF">
          <w:delText>intensive care unit</w:delText>
        </w:r>
        <w:r w:rsidR="009666E7" w:rsidDel="000A2EBF">
          <w:delText xml:space="preserve">. </w:delText>
        </w:r>
      </w:del>
      <w:del w:id="123" w:author="Brian Locke" w:date="2025-02-26T08:51:00Z" w16du:dateUtc="2025-02-26T15:51:00Z">
        <w:r w:rsidR="007B4468" w:rsidDel="000A2EBF">
          <w:delText>Results were classified as true negatives (PaCO</w:delText>
        </w:r>
        <w:r w:rsidR="007B4468" w:rsidRPr="0038609B" w:rsidDel="000A2EBF">
          <w:rPr>
            <w:vertAlign w:val="subscript"/>
          </w:rPr>
          <w:delText>2</w:delText>
        </w:r>
        <w:r w:rsidR="007B4468" w:rsidDel="000A2EBF">
          <w:delText xml:space="preserve"> and TcCO</w:delText>
        </w:r>
        <w:r w:rsidR="007B4468" w:rsidRPr="0038609B" w:rsidDel="000A2EBF">
          <w:rPr>
            <w:vertAlign w:val="subscript"/>
          </w:rPr>
          <w:delText>2</w:delText>
        </w:r>
        <w:r w:rsidR="007B4468" w:rsidDel="000A2EBF">
          <w:delText xml:space="preserve"> &lt; 45mmHg),</w:delText>
        </w:r>
        <w:r w:rsidR="007B4468" w:rsidRPr="00C5197E" w:rsidDel="000A2EBF">
          <w:delText xml:space="preserve"> </w:delText>
        </w:r>
        <w:r w:rsidR="007B4468" w:rsidDel="000A2EBF">
          <w:delText xml:space="preserve">false positives (PaCO2 &lt; 45mmHg, TcCO2 </w:delText>
        </w:r>
        <w:r w:rsidR="007B4468" w:rsidRPr="0038609B" w:rsidDel="000A2EBF">
          <w:delText>≥</w:delText>
        </w:r>
        <w:r w:rsidR="007B4468" w:rsidDel="000A2EBF">
          <w:delText xml:space="preserve"> 45mmHg), true positives (PaCO2 and TcCO</w:delText>
        </w:r>
        <w:r w:rsidR="007B4468" w:rsidRPr="0038609B" w:rsidDel="000A2EBF">
          <w:rPr>
            <w:vertAlign w:val="subscript"/>
          </w:rPr>
          <w:delText>2</w:delText>
        </w:r>
        <w:r w:rsidR="007B4468" w:rsidDel="000A2EBF">
          <w:delText xml:space="preserve"> </w:delText>
        </w:r>
        <w:r w:rsidR="007B4468" w:rsidRPr="0038609B" w:rsidDel="000A2EBF">
          <w:delText>≥</w:delText>
        </w:r>
        <w:r w:rsidR="007B4468" w:rsidDel="000A2EBF">
          <w:delText xml:space="preserve"> 45mmHg), or false negatives (PaCO</w:delText>
        </w:r>
        <w:r w:rsidR="007B4468" w:rsidRPr="0038609B" w:rsidDel="000A2EBF">
          <w:rPr>
            <w:vertAlign w:val="subscript"/>
          </w:rPr>
          <w:delText>2</w:delText>
        </w:r>
        <w:r w:rsidR="007B4468" w:rsidDel="000A2EBF">
          <w:delText xml:space="preserve"> </w:delText>
        </w:r>
        <w:r w:rsidR="007B4468" w:rsidRPr="0038609B" w:rsidDel="000A2EBF">
          <w:delText>≥</w:delText>
        </w:r>
        <w:r w:rsidR="007B4468" w:rsidDel="000A2EBF">
          <w:delText xml:space="preserve"> 45mmHg, TcCO</w:delText>
        </w:r>
        <w:r w:rsidR="007B4468" w:rsidRPr="0038609B" w:rsidDel="000A2EBF">
          <w:rPr>
            <w:vertAlign w:val="subscript"/>
          </w:rPr>
          <w:delText>2</w:delText>
        </w:r>
        <w:r w:rsidR="007B4468" w:rsidDel="000A2EBF">
          <w:delText xml:space="preserve"> &lt; 45mmHg)</w:delText>
        </w:r>
        <w:r w:rsidR="00F82468" w:rsidDel="000A2EBF">
          <w:delText>.</w:delText>
        </w:r>
      </w:del>
    </w:p>
    <w:p w14:paraId="388267A2" w14:textId="77777777" w:rsidR="007B4468" w:rsidRDefault="007B4468" w:rsidP="007B4468"/>
    <w:p w14:paraId="7DCE791B" w14:textId="77777777" w:rsidR="007B4468" w:rsidRPr="0038609B" w:rsidRDefault="007B4468" w:rsidP="007B4468">
      <w:pPr>
        <w:rPr>
          <w:b/>
          <w:bCs/>
        </w:rPr>
      </w:pPr>
      <w:r w:rsidRPr="0038609B">
        <w:rPr>
          <w:b/>
          <w:bCs/>
        </w:rPr>
        <w:t xml:space="preserve">Results: </w:t>
      </w:r>
    </w:p>
    <w:p w14:paraId="7508F70B" w14:textId="3E07FE6A" w:rsidR="007B4468" w:rsidDel="00A13252" w:rsidRDefault="007B4468" w:rsidP="007B4468">
      <w:pPr>
        <w:rPr>
          <w:del w:id="124" w:author="Brian Locke" w:date="2025-02-26T09:39:00Z" w16du:dateUtc="2025-02-26T16:39:00Z"/>
        </w:rPr>
      </w:pPr>
      <w:r w:rsidRPr="00F70102">
        <w:t>1</w:t>
      </w:r>
      <w:r w:rsidR="00402625">
        <w:t xml:space="preserve">97,698 </w:t>
      </w:r>
      <w:r>
        <w:t xml:space="preserve">ABGs were included </w:t>
      </w:r>
      <w:r w:rsidR="00402625">
        <w:t>across all clinical settings</w:t>
      </w:r>
      <w:r w:rsidR="003A4A36">
        <w:t xml:space="preserve"> (</w:t>
      </w:r>
      <w:r w:rsidR="00402625">
        <w:t>120,526 in the emergency/inpatient wards, 66,704 in the ICU, and 10,456 in the PFT clinic</w:t>
      </w:r>
      <w:r w:rsidR="003A4A36">
        <w:t>)</w:t>
      </w:r>
      <w:r w:rsidR="00402625">
        <w:t>.</w:t>
      </w:r>
      <w:r w:rsidR="00877111">
        <w:t xml:space="preserve"> </w:t>
      </w:r>
      <w:r w:rsidR="00A1400C">
        <w:t xml:space="preserve">Median age was 61 years (IQR 45, 72). </w:t>
      </w:r>
      <w:r w:rsidR="00877111">
        <w:t>Me</w:t>
      </w:r>
      <w:ins w:id="125" w:author="Brian Locke" w:date="2025-02-26T09:20:00Z" w16du:dateUtc="2025-02-26T16:20:00Z">
        <w:r w:rsidR="001C1593">
          <w:t>di</w:t>
        </w:r>
      </w:ins>
      <w:r w:rsidR="00877111">
        <w:t>an PaCO</w:t>
      </w:r>
      <w:r w:rsidR="00877111" w:rsidRPr="000A2EBF">
        <w:rPr>
          <w:vertAlign w:val="subscript"/>
          <w:rPrChange w:id="126" w:author="Brian Locke" w:date="2025-02-26T08:52:00Z" w16du:dateUtc="2025-02-26T15:52:00Z">
            <w:rPr/>
          </w:rPrChange>
        </w:rPr>
        <w:t>2</w:t>
      </w:r>
      <w:r w:rsidR="00877111">
        <w:t xml:space="preserve"> </w:t>
      </w:r>
      <w:del w:id="127" w:author="Brian Locke" w:date="2025-02-26T09:20:00Z" w16du:dateUtc="2025-02-26T16:20:00Z">
        <w:r w:rsidR="00877111" w:rsidDel="001C1593">
          <w:delText>ranged from</w:delText>
        </w:r>
      </w:del>
      <w:ins w:id="128" w:author="Brian Locke" w:date="2025-02-26T09:20:00Z" w16du:dateUtc="2025-02-26T16:20:00Z">
        <w:r w:rsidR="001C1593">
          <w:t>was</w:t>
        </w:r>
      </w:ins>
      <w:r w:rsidR="00877111">
        <w:t xml:space="preserve"> </w:t>
      </w:r>
      <w:ins w:id="129" w:author="Brian Locke" w:date="2025-02-26T09:21:00Z" w16du:dateUtc="2025-02-26T16:21:00Z">
        <w:r w:rsidR="001C1593">
          <w:t>**</w:t>
        </w:r>
        <w:r w:rsidR="001C1593">
          <w:t>* mmHg</w:t>
        </w:r>
        <w:r w:rsidR="001C1593">
          <w:t xml:space="preserve"> (PFT), </w:t>
        </w:r>
        <w:r w:rsidR="001C1593">
          <w:t xml:space="preserve">*** </w:t>
        </w:r>
        <w:r w:rsidR="001C1593">
          <w:t xml:space="preserve">mmHg (ED/INP), and </w:t>
        </w:r>
        <w:r w:rsidR="001C1593">
          <w:t xml:space="preserve">*** mmHg </w:t>
        </w:r>
        <w:r w:rsidR="001C1593">
          <w:t>(ICU)</w:t>
        </w:r>
        <w:r w:rsidR="001C1593">
          <w:t xml:space="preserve">. </w:t>
        </w:r>
      </w:ins>
      <w:del w:id="130" w:author="Brian Locke" w:date="2025-02-26T09:21:00Z" w16du:dateUtc="2025-02-26T16:21:00Z">
        <w:r w:rsidR="00877111" w:rsidDel="001C1593">
          <w:delText>41.0 – 43.7 depending on setting</w:delText>
        </w:r>
      </w:del>
      <w:ins w:id="131" w:author="Brian Locke" w:date="2025-02-26T08:53:00Z" w16du:dateUtc="2025-02-26T15:53:00Z">
        <w:r w:rsidR="000A2EBF">
          <w:t xml:space="preserve">The </w:t>
        </w:r>
        <w:commentRangeStart w:id="132"/>
        <w:r w:rsidR="000A2EBF">
          <w:t>pro</w:t>
        </w:r>
      </w:ins>
      <w:ins w:id="133" w:author="Brian Locke" w:date="2025-02-26T08:54:00Z" w16du:dateUtc="2025-02-26T15:54:00Z">
        <w:r w:rsidR="000A2EBF">
          <w:t>portion</w:t>
        </w:r>
      </w:ins>
      <w:commentRangeEnd w:id="132"/>
      <w:ins w:id="134" w:author="Brian Locke" w:date="2025-02-26T09:09:00Z" w16du:dateUtc="2025-02-26T16:09:00Z">
        <w:r w:rsidR="00E26827">
          <w:rPr>
            <w:rStyle w:val="CommentReference"/>
          </w:rPr>
          <w:commentReference w:id="132"/>
        </w:r>
      </w:ins>
      <w:r w:rsidR="00BE6604">
        <w:t xml:space="preserve"> with</w:t>
      </w:r>
      <w:r w:rsidR="00C44EAC">
        <w:t xml:space="preserve"> </w:t>
      </w:r>
      <w:del w:id="135" w:author="Brian Locke" w:date="2025-02-26T08:54:00Z" w16du:dateUtc="2025-02-26T15:54:00Z">
        <w:r w:rsidR="00C44EAC" w:rsidDel="000A2EBF">
          <w:delText>a</w:delText>
        </w:r>
        <w:r w:rsidR="00BE6604" w:rsidDel="000A2EBF">
          <w:delText xml:space="preserve"> </w:delText>
        </w:r>
        <w:r w:rsidR="00C44EAC" w:rsidDel="000A2EBF">
          <w:delText>prevalence of hypercapnia</w:delText>
        </w:r>
      </w:del>
      <w:ins w:id="136" w:author="Brian Locke" w:date="2025-02-26T08:54:00Z" w16du:dateUtc="2025-02-26T15:54:00Z">
        <w:r w:rsidR="000A2EBF">
          <w:t>PaCO</w:t>
        </w:r>
        <w:r w:rsidR="000A2EBF" w:rsidRPr="007F1F61">
          <w:rPr>
            <w:vertAlign w:val="subscript"/>
            <w:rPrChange w:id="137" w:author="Brian Locke" w:date="2025-02-26T08:54:00Z" w16du:dateUtc="2025-02-26T15:54:00Z">
              <w:rPr/>
            </w:rPrChange>
          </w:rPr>
          <w:t>2</w:t>
        </w:r>
        <w:r w:rsidR="000A2EBF">
          <w:t xml:space="preserve"> </w:t>
        </w:r>
        <w:r w:rsidR="007F1F61">
          <w:t>≥</w:t>
        </w:r>
      </w:ins>
      <w:ins w:id="138" w:author="Brian Locke" w:date="2025-02-26T08:59:00Z" w16du:dateUtc="2025-02-26T15:59:00Z">
        <w:r w:rsidR="007F1F61">
          <w:t xml:space="preserve"> </w:t>
        </w:r>
      </w:ins>
      <w:ins w:id="139" w:author="Brian Locke" w:date="2025-02-26T08:54:00Z" w16du:dateUtc="2025-02-26T15:54:00Z">
        <w:r w:rsidR="007F1F61">
          <w:t>45 mmHg</w:t>
        </w:r>
      </w:ins>
      <w:r w:rsidR="00C44EAC">
        <w:t xml:space="preserve"> </w:t>
      </w:r>
      <w:ins w:id="140" w:author="Brian Locke" w:date="2025-02-26T08:57:00Z" w16du:dateUtc="2025-02-26T15:57:00Z">
        <w:r w:rsidR="007F1F61">
          <w:t xml:space="preserve">was </w:t>
        </w:r>
      </w:ins>
      <w:ins w:id="141" w:author="Brian Locke" w:date="2025-02-26T09:20:00Z" w16du:dateUtc="2025-02-26T16:20:00Z">
        <w:r w:rsidR="001C1593">
          <w:t>**</w:t>
        </w:r>
      </w:ins>
      <w:ins w:id="142" w:author="Brian Locke" w:date="2025-02-26T08:57:00Z" w16du:dateUtc="2025-02-26T15:57:00Z">
        <w:r w:rsidR="007F1F61">
          <w:t xml:space="preserve">% (PFT), </w:t>
        </w:r>
      </w:ins>
      <w:ins w:id="143" w:author="Brian Locke" w:date="2025-02-26T09:21:00Z" w16du:dateUtc="2025-02-26T16:21:00Z">
        <w:r w:rsidR="001C1593">
          <w:t>**</w:t>
        </w:r>
      </w:ins>
      <w:ins w:id="144" w:author="Brian Locke" w:date="2025-02-26T08:57:00Z" w16du:dateUtc="2025-02-26T15:57:00Z">
        <w:r w:rsidR="007F1F61">
          <w:t>% (ED</w:t>
        </w:r>
      </w:ins>
      <w:ins w:id="145" w:author="Brian Locke" w:date="2025-02-26T09:09:00Z" w16du:dateUtc="2025-02-26T16:09:00Z">
        <w:r w:rsidR="00E26827">
          <w:t>/INP</w:t>
        </w:r>
      </w:ins>
      <w:ins w:id="146" w:author="Brian Locke" w:date="2025-02-26T08:57:00Z" w16du:dateUtc="2025-02-26T15:57:00Z">
        <w:r w:rsidR="007F1F61">
          <w:t xml:space="preserve">), and </w:t>
        </w:r>
      </w:ins>
      <w:ins w:id="147" w:author="Brian Locke" w:date="2025-02-26T09:21:00Z" w16du:dateUtc="2025-02-26T16:21:00Z">
        <w:r w:rsidR="001C1593">
          <w:t>**</w:t>
        </w:r>
      </w:ins>
      <w:ins w:id="148" w:author="Brian Locke" w:date="2025-02-26T08:57:00Z" w16du:dateUtc="2025-02-26T15:57:00Z">
        <w:r w:rsidR="007F1F61">
          <w:t>% (ICU)</w:t>
        </w:r>
      </w:ins>
      <w:del w:id="149" w:author="Brian Locke" w:date="2025-02-26T08:59:00Z" w16du:dateUtc="2025-02-26T15:59:00Z">
        <w:r w:rsidR="00C44EAC" w:rsidDel="007F1F61">
          <w:delText>spann</w:delText>
        </w:r>
      </w:del>
      <w:del w:id="150" w:author="Brian Locke" w:date="2025-02-26T08:54:00Z" w16du:dateUtc="2025-02-26T15:54:00Z">
        <w:r w:rsidR="00C44EAC" w:rsidDel="007F1F61">
          <w:delText>ing</w:delText>
        </w:r>
      </w:del>
      <w:del w:id="151" w:author="Brian Locke" w:date="2025-02-26T08:59:00Z" w16du:dateUtc="2025-02-26T15:59:00Z">
        <w:r w:rsidR="00C44EAC" w:rsidDel="007F1F61">
          <w:delText xml:space="preserve"> </w:delText>
        </w:r>
        <w:r w:rsidR="00826055" w:rsidDel="007F1F61">
          <w:delText>25.4</w:delText>
        </w:r>
        <w:r w:rsidR="00C44EAC" w:rsidDel="007F1F61">
          <w:delText>%-31.7%</w:delText>
        </w:r>
      </w:del>
      <w:r w:rsidR="00C44EAC">
        <w:t xml:space="preserve">. </w:t>
      </w:r>
      <w:r w:rsidRPr="00E30EC7">
        <w:t>Simulated TcCO2 measurements yield</w:t>
      </w:r>
      <w:r>
        <w:t>ed</w:t>
      </w:r>
      <w:r w:rsidRPr="00E30EC7">
        <w:t xml:space="preserve"> </w:t>
      </w:r>
      <w:del w:id="152" w:author="Brian Locke" w:date="2025-02-26T09:01:00Z" w16du:dateUtc="2025-02-26T16:01:00Z">
        <w:r w:rsidDel="007F1F61">
          <w:delText xml:space="preserve">the following </w:delText>
        </w:r>
      </w:del>
      <w:r>
        <w:t>operating</w:t>
      </w:r>
      <w:r w:rsidRPr="00E30EC7">
        <w:t xml:space="preserve"> characteristic</w:t>
      </w:r>
      <w:r>
        <w:t xml:space="preserve"> estimates</w:t>
      </w:r>
      <w:ins w:id="153" w:author="Brian Locke" w:date="2025-02-26T09:01:00Z" w16du:dateUtc="2025-02-26T16:01:00Z">
        <w:r w:rsidR="007F1F61">
          <w:t xml:space="preserve"> in PFT (Se ***, </w:t>
        </w:r>
        <w:proofErr w:type="spellStart"/>
        <w:r w:rsidR="007F1F61">
          <w:t>Sp</w:t>
        </w:r>
        <w:proofErr w:type="spellEnd"/>
        <w:r w:rsidR="007F1F61">
          <w:t xml:space="preserve"> ***), ED (Se ***, </w:t>
        </w:r>
        <w:proofErr w:type="spellStart"/>
        <w:r w:rsidR="007F1F61">
          <w:t>Sp</w:t>
        </w:r>
        <w:proofErr w:type="spellEnd"/>
        <w:r w:rsidR="007F1F61">
          <w:t xml:space="preserve"> ***), ED (Se</w:t>
        </w:r>
      </w:ins>
      <w:ins w:id="154" w:author="Brian Locke" w:date="2025-02-26T09:02:00Z" w16du:dateUtc="2025-02-26T16:02:00Z">
        <w:r w:rsidR="007F1F61">
          <w:t xml:space="preserve"> ***, </w:t>
        </w:r>
        <w:proofErr w:type="spellStart"/>
        <w:r w:rsidR="007F1F61">
          <w:t>Sp</w:t>
        </w:r>
        <w:proofErr w:type="spellEnd"/>
        <w:r w:rsidR="007F1F61">
          <w:t xml:space="preserve"> ***), INP (Se ***, </w:t>
        </w:r>
        <w:proofErr w:type="spellStart"/>
        <w:r w:rsidR="007F1F61">
          <w:t>Sp</w:t>
        </w:r>
        <w:proofErr w:type="spellEnd"/>
        <w:r w:rsidR="007F1F61">
          <w:t xml:space="preserve"> ***), and ICU (Se ***, </w:t>
        </w:r>
        <w:proofErr w:type="spellStart"/>
        <w:r w:rsidR="007F1F61">
          <w:t>Sp</w:t>
        </w:r>
        <w:proofErr w:type="spellEnd"/>
        <w:r w:rsidR="007F1F61">
          <w:t xml:space="preserve"> ***) settings.</w:t>
        </w:r>
      </w:ins>
      <w:ins w:id="155" w:author="Brian Locke" w:date="2025-02-26T09:03:00Z" w16du:dateUtc="2025-02-26T16:03:00Z">
        <w:r w:rsidR="007F1F61">
          <w:t xml:space="preserve"> </w:t>
        </w:r>
      </w:ins>
      <w:del w:id="156" w:author="Brian Locke" w:date="2025-02-26T09:01:00Z" w16du:dateUtc="2025-02-26T16:01:00Z">
        <w:r w:rsidDel="007F1F61">
          <w:delText xml:space="preserve">: </w:delText>
        </w:r>
      </w:del>
      <w:del w:id="157" w:author="Brian Locke" w:date="2025-02-26T09:05:00Z" w16du:dateUtc="2025-02-26T16:05:00Z">
        <w:r w:rsidRPr="00E30EC7" w:rsidDel="001E6C02">
          <w:delText xml:space="preserve">sensitivity </w:delText>
        </w:r>
        <w:r w:rsidR="0088104B" w:rsidDel="001E6C02">
          <w:delText>7</w:delText>
        </w:r>
        <w:r w:rsidR="005A0E2F" w:rsidDel="001E6C02">
          <w:delText>8.6</w:delText>
        </w:r>
        <w:r w:rsidRPr="00E30EC7" w:rsidDel="001E6C02">
          <w:delText>%</w:delText>
        </w:r>
        <w:r w:rsidR="0088104B" w:rsidDel="001E6C02">
          <w:delText>-93.6%</w:delText>
        </w:r>
        <w:r w:rsidRPr="00E30EC7" w:rsidDel="001E6C02">
          <w:delText xml:space="preserve">, specificity </w:delText>
        </w:r>
        <w:r w:rsidR="0088104B" w:rsidDel="001E6C02">
          <w:delText>94.7%-</w:delText>
        </w:r>
        <w:r w:rsidRPr="00270D22" w:rsidDel="001E6C02">
          <w:delText>9</w:delText>
        </w:r>
        <w:r w:rsidR="005A0E2F" w:rsidDel="001E6C02">
          <w:delText>8.0</w:delText>
        </w:r>
        <w:r w:rsidRPr="00E30EC7" w:rsidDel="001E6C02">
          <w:delText>%, n</w:delText>
        </w:r>
      </w:del>
      <w:ins w:id="158" w:author="Brian Locke" w:date="2025-02-26T09:05:00Z" w16du:dateUtc="2025-02-26T16:05:00Z">
        <w:r w:rsidR="001E6C02">
          <w:t>N</w:t>
        </w:r>
      </w:ins>
      <w:r w:rsidRPr="00E30EC7">
        <w:t>egative predictive value</w:t>
      </w:r>
      <w:ins w:id="159" w:author="Brian Locke" w:date="2025-02-26T09:05:00Z" w16du:dateUtc="2025-02-26T16:05:00Z">
        <w:r w:rsidR="001E6C02">
          <w:t>s ranged from</w:t>
        </w:r>
      </w:ins>
      <w:r w:rsidRPr="00270D22">
        <w:t xml:space="preserve"> </w:t>
      </w:r>
      <w:r w:rsidR="001D120E">
        <w:t>91.3</w:t>
      </w:r>
      <w:r w:rsidR="0088104B">
        <w:t>%</w:t>
      </w:r>
      <w:ins w:id="160" w:author="Brian Locke" w:date="2025-02-26T09:05:00Z" w16du:dateUtc="2025-02-26T16:05:00Z">
        <w:r w:rsidR="001E6C02">
          <w:t xml:space="preserve"> [</w:t>
        </w:r>
        <w:commentRangeStart w:id="161"/>
        <w:r w:rsidR="001E6C02">
          <w:t>***</w:t>
        </w:r>
      </w:ins>
      <w:commentRangeEnd w:id="161"/>
      <w:ins w:id="162" w:author="Brian Locke" w:date="2025-02-26T09:07:00Z" w16du:dateUtc="2025-02-26T16:07:00Z">
        <w:r w:rsidR="001E6C02">
          <w:rPr>
            <w:rStyle w:val="CommentReference"/>
          </w:rPr>
          <w:commentReference w:id="161"/>
        </w:r>
      </w:ins>
      <w:ins w:id="163" w:author="Brian Locke" w:date="2025-02-26T09:05:00Z" w16du:dateUtc="2025-02-26T16:05:00Z">
        <w:r w:rsidR="001E6C02">
          <w:t>]</w:t>
        </w:r>
      </w:ins>
      <w:r w:rsidR="0088104B">
        <w:t>-97.0</w:t>
      </w:r>
      <w:r w:rsidRPr="00E30EC7">
        <w:t>%</w:t>
      </w:r>
      <w:ins w:id="164" w:author="Brian Locke" w:date="2025-02-26T09:05:00Z" w16du:dateUtc="2025-02-26T16:05:00Z">
        <w:r w:rsidR="001E6C02">
          <w:t xml:space="preserve"> [***]</w:t>
        </w:r>
      </w:ins>
      <w:r w:rsidRPr="00E30EC7">
        <w:t>, and positive predictive value</w:t>
      </w:r>
      <w:ins w:id="165" w:author="Brian Locke" w:date="2025-02-26T09:05:00Z" w16du:dateUtc="2025-02-26T16:05:00Z">
        <w:r w:rsidR="001E6C02">
          <w:t xml:space="preserve"> from </w:t>
        </w:r>
      </w:ins>
      <w:del w:id="166" w:author="Brian Locke" w:date="2025-02-26T09:05:00Z" w16du:dateUtc="2025-02-26T16:05:00Z">
        <w:r w:rsidRPr="00E30EC7" w:rsidDel="001E6C02">
          <w:delText xml:space="preserve"> </w:delText>
        </w:r>
      </w:del>
      <w:r w:rsidRPr="00270D22">
        <w:t>8</w:t>
      </w:r>
      <w:r w:rsidR="0088104B">
        <w:t>7.6</w:t>
      </w:r>
      <w:r w:rsidRPr="00E30EC7">
        <w:t>%</w:t>
      </w:r>
      <w:ins w:id="167" w:author="Brian Locke" w:date="2025-02-26T09:05:00Z" w16du:dateUtc="2025-02-26T16:05:00Z">
        <w:r w:rsidR="001E6C02">
          <w:t xml:space="preserve"> [***]</w:t>
        </w:r>
      </w:ins>
      <w:r w:rsidR="0088104B">
        <w:t>-9</w:t>
      </w:r>
      <w:r w:rsidR="00BE74F9">
        <w:t>4.4</w:t>
      </w:r>
      <w:r w:rsidR="0088104B">
        <w:t>%</w:t>
      </w:r>
      <w:ins w:id="168" w:author="Brian Locke" w:date="2025-02-26T09:05:00Z" w16du:dateUtc="2025-02-26T16:05:00Z">
        <w:r w:rsidR="001E6C02">
          <w:t xml:space="preserve"> [***</w:t>
        </w:r>
      </w:ins>
      <w:ins w:id="169" w:author="Brian Locke" w:date="2025-02-26T09:06:00Z" w16du:dateUtc="2025-02-26T16:06:00Z">
        <w:r w:rsidR="001E6C02">
          <w:t>]</w:t>
        </w:r>
      </w:ins>
      <w:r w:rsidRPr="00E30EC7">
        <w:t>.</w:t>
      </w:r>
      <w:ins w:id="170" w:author="Brian Locke" w:date="2025-02-26T09:30:00Z" w16du:dateUtc="2025-02-26T16:30:00Z">
        <w:r w:rsidR="00881E12">
          <w:t xml:space="preserve"> Similar results were found when</w:t>
        </w:r>
      </w:ins>
      <w:ins w:id="171" w:author="Brian Locke" w:date="2025-02-26T09:34:00Z" w16du:dateUtc="2025-02-26T16:34:00Z">
        <w:r w:rsidR="00881E12">
          <w:t xml:space="preserve"> </w:t>
        </w:r>
      </w:ins>
      <w:ins w:id="172" w:author="Brian Locke" w:date="2025-02-26T09:39:00Z" w16du:dateUtc="2025-02-26T16:39:00Z">
        <w:r w:rsidR="00A13252">
          <w:t>observations were weighted by propensity-to-obtain PaCO</w:t>
        </w:r>
        <w:r w:rsidR="00A13252" w:rsidRPr="00A13252">
          <w:rPr>
            <w:vertAlign w:val="subscript"/>
            <w:rPrChange w:id="173" w:author="Brian Locke" w:date="2025-02-26T09:40:00Z" w16du:dateUtc="2025-02-26T16:40:00Z">
              <w:rPr/>
            </w:rPrChange>
          </w:rPr>
          <w:t>2</w:t>
        </w:r>
        <w:r w:rsidR="00A13252">
          <w:t xml:space="preserve">. </w:t>
        </w:r>
      </w:ins>
      <w:del w:id="174" w:author="Brian Locke" w:date="2025-02-26T09:07:00Z" w16du:dateUtc="2025-02-26T16:07:00Z">
        <w:r w:rsidDel="001E6C02">
          <w:delText xml:space="preserve"> </w:delText>
        </w:r>
        <w:r w:rsidR="00C64FBF" w:rsidDel="001E6C02">
          <w:delText xml:space="preserve">The greatest false negative rate was </w:delText>
        </w:r>
        <w:r w:rsidR="005A0E2F" w:rsidDel="001E6C02">
          <w:delText>6.39</w:delText>
        </w:r>
        <w:r w:rsidR="00C64FBF" w:rsidDel="001E6C02">
          <w:delText>% in the emergency/inpatient population and the greatest false positive rate was 3.49% in the ICU population.</w:delText>
        </w:r>
      </w:del>
    </w:p>
    <w:p w14:paraId="73FA52F6" w14:textId="77777777" w:rsidR="007B4468" w:rsidRDefault="007B4468" w:rsidP="007B4468">
      <w:pPr>
        <w:rPr>
          <w:ins w:id="175" w:author="Brian Locke" w:date="2025-02-26T09:39:00Z" w16du:dateUtc="2025-02-26T16:39:00Z"/>
        </w:rPr>
      </w:pPr>
    </w:p>
    <w:p w14:paraId="358A0052" w14:textId="77777777" w:rsidR="00A13252" w:rsidRDefault="00A13252" w:rsidP="007B4468"/>
    <w:p w14:paraId="654D8BD8" w14:textId="77777777" w:rsidR="007B4468" w:rsidRPr="0038609B" w:rsidRDefault="007B4468" w:rsidP="007B4468">
      <w:pPr>
        <w:rPr>
          <w:b/>
          <w:bCs/>
        </w:rPr>
      </w:pPr>
      <w:r w:rsidRPr="0038609B">
        <w:rPr>
          <w:b/>
          <w:bCs/>
        </w:rPr>
        <w:lastRenderedPageBreak/>
        <w:t xml:space="preserve">Conclusions: </w:t>
      </w:r>
    </w:p>
    <w:p w14:paraId="32AFBCD5" w14:textId="60B76A21" w:rsidR="007B4468" w:rsidRDefault="007B4468" w:rsidP="007B4468">
      <w:del w:id="176" w:author="Brian Locke" w:date="2025-02-26T09:10:00Z" w16du:dateUtc="2025-02-26T16:10:00Z">
        <w:r w:rsidDel="00E26827">
          <w:delText xml:space="preserve">Our </w:delText>
        </w:r>
        <w:r w:rsidR="00A27F19" w:rsidDel="00E26827">
          <w:delText>current</w:delText>
        </w:r>
      </w:del>
      <w:ins w:id="177" w:author="Brian Locke" w:date="2025-02-26T09:10:00Z" w16du:dateUtc="2025-02-26T16:10:00Z">
        <w:r w:rsidR="00E26827">
          <w:t>This</w:t>
        </w:r>
      </w:ins>
      <w:r w:rsidR="00A27F19">
        <w:t xml:space="preserve"> </w:t>
      </w:r>
      <w:r>
        <w:t>simulation</w:t>
      </w:r>
      <w:ins w:id="178" w:author="Brian Locke" w:date="2025-02-26T09:10:00Z" w16du:dateUtc="2025-02-26T16:10:00Z">
        <w:r w:rsidR="00E26827">
          <w:t xml:space="preserve"> </w:t>
        </w:r>
      </w:ins>
      <w:del w:id="179" w:author="Brian Locke" w:date="2025-02-26T09:10:00Z" w16du:dateUtc="2025-02-26T16:10:00Z">
        <w:r w:rsidDel="00E26827">
          <w:delText xml:space="preserve"> </w:delText>
        </w:r>
      </w:del>
      <w:r w:rsidR="00A27F19">
        <w:t xml:space="preserve">suggests </w:t>
      </w:r>
      <w:del w:id="180" w:author="Brian Locke" w:date="2025-02-26T09:11:00Z" w16du:dateUtc="2025-02-26T16:11:00Z">
        <w:r w:rsidR="00134B3E" w:rsidDel="00E26827">
          <w:delText>that th</w:delText>
        </w:r>
      </w:del>
      <w:ins w:id="181" w:author="Brian Locke" w:date="2025-02-26T09:11:00Z" w16du:dateUtc="2025-02-26T16:11:00Z">
        <w:r w:rsidR="00E26827">
          <w:t>a</w:t>
        </w:r>
      </w:ins>
      <w:del w:id="182" w:author="Brian Locke" w:date="2025-02-26T09:11:00Z" w16du:dateUtc="2025-02-26T16:11:00Z">
        <w:r w:rsidR="00134B3E" w:rsidDel="00E26827">
          <w:delText>e</w:delText>
        </w:r>
      </w:del>
      <w:r w:rsidR="00A27F19">
        <w:t xml:space="preserve"> high degree of accuracy</w:t>
      </w:r>
      <w:r w:rsidR="00090414">
        <w:t xml:space="preserve"> in TcCO2</w:t>
      </w:r>
      <w:r w:rsidR="00A27F19">
        <w:t xml:space="preserve"> for binary assessment of hypercapnia </w:t>
      </w:r>
      <w:r w:rsidR="00134B3E">
        <w:t xml:space="preserve">is </w:t>
      </w:r>
      <w:ins w:id="183" w:author="Brian Locke" w:date="2025-02-26T09:11:00Z" w16du:dateUtc="2025-02-26T16:11:00Z">
        <w:r w:rsidR="00E26827">
          <w:t xml:space="preserve">expected </w:t>
        </w:r>
      </w:ins>
      <w:del w:id="184" w:author="Brian Locke" w:date="2025-02-26T09:11:00Z" w16du:dateUtc="2025-02-26T16:11:00Z">
        <w:r w:rsidR="00134B3E" w:rsidDel="00E26827">
          <w:delText xml:space="preserve">preserved </w:delText>
        </w:r>
      </w:del>
      <w:r w:rsidR="00A27F19">
        <w:t>across multiple different clinical settings</w:t>
      </w:r>
      <w:r w:rsidR="00090414">
        <w:t xml:space="preserve">. </w:t>
      </w:r>
      <w:commentRangeStart w:id="185"/>
      <w:r w:rsidR="00A27F19">
        <w:t xml:space="preserve">The greatest amount of inaccuracy was in the false negative rate </w:t>
      </w:r>
      <w:r w:rsidR="00994F74">
        <w:t>for emergency and non-ICU inpatients.</w:t>
      </w:r>
      <w:commentRangeEnd w:id="185"/>
      <w:r w:rsidR="00E26827">
        <w:rPr>
          <w:rStyle w:val="CommentReference"/>
        </w:rPr>
        <w:commentReference w:id="185"/>
      </w:r>
      <w:r w:rsidR="00875B55">
        <w:t xml:space="preserve"> </w:t>
      </w:r>
      <w:ins w:id="186" w:author="Brian Locke" w:date="2025-02-26T09:23:00Z" w16du:dateUtc="2025-02-26T16:23:00Z">
        <w:r w:rsidR="001C1593">
          <w:t xml:space="preserve">Strengths of this </w:t>
        </w:r>
      </w:ins>
      <w:ins w:id="187" w:author="Brian Locke" w:date="2025-02-26T09:25:00Z" w16du:dateUtc="2025-02-26T16:25:00Z">
        <w:r w:rsidR="00881E12">
          <w:t>simulation</w:t>
        </w:r>
      </w:ins>
      <w:ins w:id="188" w:author="Brian Locke" w:date="2025-02-26T09:23:00Z" w16du:dateUtc="2025-02-26T16:23:00Z">
        <w:r w:rsidR="001C1593">
          <w:t xml:space="preserve"> include the use of </w:t>
        </w:r>
      </w:ins>
      <w:ins w:id="189" w:author="Brian Locke" w:date="2025-02-26T09:41:00Z" w16du:dateUtc="2025-02-26T16:41:00Z">
        <w:r w:rsidR="00A13252">
          <w:t>PaCO</w:t>
        </w:r>
        <w:r w:rsidR="00A13252" w:rsidRPr="00A13252">
          <w:rPr>
            <w:vertAlign w:val="subscript"/>
            <w:rPrChange w:id="190" w:author="Brian Locke" w:date="2025-02-26T09:42:00Z" w16du:dateUtc="2025-02-26T16:42:00Z">
              <w:rPr/>
            </w:rPrChange>
          </w:rPr>
          <w:t>2</w:t>
        </w:r>
        <w:r w:rsidR="00A13252">
          <w:t xml:space="preserve"> distributions </w:t>
        </w:r>
      </w:ins>
      <w:ins w:id="191" w:author="Brian Locke" w:date="2025-02-26T09:23:00Z" w16du:dateUtc="2025-02-26T16:23:00Z">
        <w:r w:rsidR="001C1593">
          <w:t xml:space="preserve">a </w:t>
        </w:r>
      </w:ins>
      <w:ins w:id="192" w:author="Brian Locke" w:date="2025-02-26T09:25:00Z" w16du:dateUtc="2025-02-26T16:25:00Z">
        <w:r w:rsidR="00881E12">
          <w:t>large</w:t>
        </w:r>
      </w:ins>
      <w:ins w:id="193" w:author="Brian Locke" w:date="2025-02-26T09:42:00Z" w16du:dateUtc="2025-02-26T16:42:00Z">
        <w:r w:rsidR="00A13252">
          <w:t>,</w:t>
        </w:r>
      </w:ins>
      <w:ins w:id="194" w:author="Brian Locke" w:date="2025-02-26T09:25:00Z" w16du:dateUtc="2025-02-26T16:25:00Z">
        <w:r w:rsidR="00881E12">
          <w:t xml:space="preserve"> nation-wide dataset</w:t>
        </w:r>
      </w:ins>
      <w:ins w:id="195" w:author="Brian Locke" w:date="2025-02-26T09:42:00Z" w16du:dateUtc="2025-02-26T16:42:00Z">
        <w:r w:rsidR="00A13252">
          <w:t>;</w:t>
        </w:r>
      </w:ins>
      <w:ins w:id="196" w:author="Brian Locke" w:date="2025-02-26T09:39:00Z" w16du:dateUtc="2025-02-26T16:39:00Z">
        <w:r w:rsidR="00A13252">
          <w:t xml:space="preserve"> </w:t>
        </w:r>
      </w:ins>
      <w:ins w:id="197" w:author="Brian Locke" w:date="2025-02-26T09:25:00Z" w16du:dateUtc="2025-02-26T16:25:00Z">
        <w:r w:rsidR="00881E12">
          <w:t xml:space="preserve">incorporation of the components of uncertainty </w:t>
        </w:r>
      </w:ins>
      <w:ins w:id="198" w:author="Brian Locke" w:date="2025-02-26T09:28:00Z" w16du:dateUtc="2025-02-26T16:28:00Z">
        <w:r w:rsidR="00881E12">
          <w:t>from</w:t>
        </w:r>
      </w:ins>
      <w:ins w:id="199" w:author="Brian Locke" w:date="2025-02-26T09:25:00Z" w16du:dateUtc="2025-02-26T16:25:00Z">
        <w:r w:rsidR="00881E12">
          <w:t xml:space="preserve"> the best available accuracy estimates of TcCO</w:t>
        </w:r>
        <w:r w:rsidR="00881E12" w:rsidRPr="00881E12">
          <w:rPr>
            <w:vertAlign w:val="subscript"/>
            <w:rPrChange w:id="200" w:author="Brian Locke" w:date="2025-02-26T09:26:00Z" w16du:dateUtc="2025-02-26T16:26:00Z">
              <w:rPr/>
            </w:rPrChange>
          </w:rPr>
          <w:t>2</w:t>
        </w:r>
      </w:ins>
      <w:ins w:id="201" w:author="Brian Locke" w:date="2025-02-26T09:42:00Z" w16du:dateUtc="2025-02-26T16:42:00Z">
        <w:r w:rsidR="00A13252">
          <w:t>;</w:t>
        </w:r>
      </w:ins>
      <w:ins w:id="202" w:author="Brian Locke" w:date="2025-02-26T09:39:00Z" w16du:dateUtc="2025-02-26T16:39:00Z">
        <w:r w:rsidR="00A13252">
          <w:t xml:space="preserve"> and </w:t>
        </w:r>
      </w:ins>
      <w:ins w:id="203" w:author="Brian Locke" w:date="2025-02-26T09:40:00Z" w16du:dateUtc="2025-02-26T16:40:00Z">
        <w:r w:rsidR="00A13252">
          <w:t>propensity-weighting to include</w:t>
        </w:r>
      </w:ins>
      <w:ins w:id="204" w:author="Brian Locke" w:date="2025-02-26T09:42:00Z" w16du:dateUtc="2025-02-26T16:42:00Z">
        <w:r w:rsidR="00A13252">
          <w:t xml:space="preserve"> patients who di</w:t>
        </w:r>
      </w:ins>
      <w:ins w:id="205" w:author="Brian Locke" w:date="2025-02-26T09:43:00Z" w16du:dateUtc="2025-02-26T16:43:00Z">
        <w:r w:rsidR="00A13252">
          <w:t>d not undergo PaCO</w:t>
        </w:r>
        <w:r w:rsidR="00A13252" w:rsidRPr="00A13252">
          <w:rPr>
            <w:vertAlign w:val="subscript"/>
            <w:rPrChange w:id="206" w:author="Brian Locke" w:date="2025-02-26T09:43:00Z" w16du:dateUtc="2025-02-26T16:43:00Z">
              <w:rPr/>
            </w:rPrChange>
          </w:rPr>
          <w:t>2</w:t>
        </w:r>
        <w:r w:rsidR="00A13252">
          <w:t xml:space="preserve"> assessment</w:t>
        </w:r>
      </w:ins>
      <w:ins w:id="207" w:author="Brian Locke" w:date="2025-02-26T09:25:00Z" w16du:dateUtc="2025-02-26T16:25:00Z">
        <w:r w:rsidR="00881E12">
          <w:t>.</w:t>
        </w:r>
      </w:ins>
      <w:ins w:id="208" w:author="Brian Locke" w:date="2025-02-26T09:23:00Z" w16du:dateUtc="2025-02-26T16:23:00Z">
        <w:r w:rsidR="001C1593">
          <w:t xml:space="preserve"> </w:t>
        </w:r>
      </w:ins>
      <w:r w:rsidR="002B5677">
        <w:t>L</w:t>
      </w:r>
      <w:r w:rsidR="00875B55">
        <w:t>imitation</w:t>
      </w:r>
      <w:r w:rsidR="002B5677">
        <w:t>s</w:t>
      </w:r>
      <w:r w:rsidR="00875B55">
        <w:t xml:space="preserve"> </w:t>
      </w:r>
      <w:del w:id="209" w:author="Brian Locke" w:date="2025-02-26T09:13:00Z" w16du:dateUtc="2025-02-26T16:13:00Z">
        <w:r w:rsidR="00875B55" w:rsidDel="00E26827">
          <w:delText xml:space="preserve">to this work </w:delText>
        </w:r>
      </w:del>
      <w:r w:rsidR="002B5677">
        <w:t>include</w:t>
      </w:r>
      <w:ins w:id="210" w:author="Brian Locke" w:date="2025-02-26T09:14:00Z" w16du:dateUtc="2025-02-26T16:14:00Z">
        <w:r w:rsidR="00E26827">
          <w:t xml:space="preserve"> </w:t>
        </w:r>
      </w:ins>
      <w:ins w:id="211" w:author="Brian Locke" w:date="2025-02-26T09:15:00Z" w16du:dateUtc="2025-02-26T16:15:00Z">
        <w:r w:rsidR="001C1593">
          <w:t xml:space="preserve">an </w:t>
        </w:r>
      </w:ins>
      <w:ins w:id="212" w:author="Brian Locke" w:date="2025-02-26T09:14:00Z" w16du:dateUtc="2025-02-26T16:14:00Z">
        <w:r w:rsidR="00E26827">
          <w:t>assumed normal distribution of errors</w:t>
        </w:r>
      </w:ins>
      <w:ins w:id="213" w:author="Brian Locke" w:date="2025-02-26T09:25:00Z" w16du:dateUtc="2025-02-26T16:25:00Z">
        <w:r w:rsidR="00881E12">
          <w:t xml:space="preserve">, </w:t>
        </w:r>
      </w:ins>
      <w:ins w:id="214" w:author="Brian Locke" w:date="2025-02-26T09:22:00Z" w16du:dateUtc="2025-02-26T16:22:00Z">
        <w:r w:rsidR="001C1593">
          <w:t>an inability to more finely separate clinical settings</w:t>
        </w:r>
      </w:ins>
      <w:ins w:id="215" w:author="Brian Locke" w:date="2025-02-26T09:26:00Z" w16du:dateUtc="2025-02-26T16:26:00Z">
        <w:r w:rsidR="00881E12">
          <w:t>, and the in-silico nature of accuracy estimates</w:t>
        </w:r>
      </w:ins>
      <w:ins w:id="216" w:author="Brian Locke" w:date="2025-02-26T09:22:00Z" w16du:dateUtc="2025-02-26T16:22:00Z">
        <w:r w:rsidR="001C1593">
          <w:t xml:space="preserve">. </w:t>
        </w:r>
      </w:ins>
      <w:ins w:id="217" w:author="Brian Locke" w:date="2025-02-26T09:16:00Z" w16du:dateUtc="2025-02-26T16:16:00Z">
        <w:r w:rsidR="001C1593">
          <w:t xml:space="preserve"> </w:t>
        </w:r>
      </w:ins>
      <w:del w:id="218" w:author="Brian Locke" w:date="2025-02-26T09:16:00Z" w16du:dateUtc="2025-02-26T16:16:00Z">
        <w:r w:rsidR="002B5677" w:rsidDel="001C1593">
          <w:delText xml:space="preserve"> </w:delText>
        </w:r>
        <w:r w:rsidR="00875B55" w:rsidDel="001C1593">
          <w:delText xml:space="preserve">that patients who </w:delText>
        </w:r>
        <w:r w:rsidR="00D231AD" w:rsidDel="001C1593">
          <w:delText>have sampling of their PaCO2 may have more extreme derangements than those who do not undergo sampling</w:delText>
        </w:r>
        <w:r w:rsidR="002B5677" w:rsidDel="001C1593">
          <w:delText xml:space="preserve"> as well as the inability to separate emergency patients from non-ICU hospitalized patients given the nature of the data available from the meta-analysis</w:delText>
        </w:r>
        <w:r w:rsidR="00505579" w:rsidDel="001C1593">
          <w:delText xml:space="preserve"> used</w:delText>
        </w:r>
        <w:r w:rsidR="002B5677" w:rsidDel="001C1593">
          <w:delText>.</w:delText>
        </w:r>
      </w:del>
    </w:p>
    <w:p w14:paraId="5EEA2737" w14:textId="77777777" w:rsidR="000F7DCF" w:rsidRDefault="000F7DCF" w:rsidP="007B4468"/>
    <w:p w14:paraId="6D3AE491" w14:textId="14869A10" w:rsidR="007B4468" w:rsidRDefault="000F7DCF" w:rsidP="007B4468">
      <w:r w:rsidRPr="000F7DCF">
        <w:rPr>
          <w:b/>
          <w:bCs/>
        </w:rPr>
        <w:t>Clinical Implications</w:t>
      </w:r>
      <w:r>
        <w:rPr>
          <w:b/>
          <w:bCs/>
        </w:rPr>
        <w:t>:</w:t>
      </w:r>
    </w:p>
    <w:p w14:paraId="11B91B67" w14:textId="4CA1891B" w:rsidR="000F7DCF" w:rsidRPr="000F7DCF" w:rsidRDefault="000F7DCF" w:rsidP="007B4468">
      <w:del w:id="219" w:author="Brian Locke" w:date="2025-02-26T09:16:00Z" w16du:dateUtc="2025-02-26T16:16:00Z">
        <w:r w:rsidDel="001C1593">
          <w:delText xml:space="preserve">Our current findings suggest that </w:delText>
        </w:r>
      </w:del>
      <w:r>
        <w:t>TcCO</w:t>
      </w:r>
      <w:r w:rsidRPr="00881E12">
        <w:rPr>
          <w:vertAlign w:val="subscript"/>
          <w:rPrChange w:id="220" w:author="Brian Locke" w:date="2025-02-26T09:24:00Z" w16du:dateUtc="2025-02-26T16:24:00Z">
            <w:rPr/>
          </w:rPrChange>
        </w:rPr>
        <w:t>2</w:t>
      </w:r>
      <w:ins w:id="221" w:author="Brian Locke" w:date="2025-02-26T09:16:00Z" w16du:dateUtc="2025-02-26T16:16:00Z">
        <w:r w:rsidR="001C1593">
          <w:t xml:space="preserve"> is expected to accurately </w:t>
        </w:r>
      </w:ins>
      <w:del w:id="222" w:author="Brian Locke" w:date="2025-02-26T09:17:00Z" w16du:dateUtc="2025-02-26T16:17:00Z">
        <w:r w:rsidDel="001C1593">
          <w:delText xml:space="preserve"> may have a role in detect</w:delText>
        </w:r>
      </w:del>
      <w:ins w:id="223" w:author="Brian Locke" w:date="2025-02-26T09:17:00Z" w16du:dateUtc="2025-02-26T16:17:00Z">
        <w:r w:rsidR="001C1593">
          <w:t xml:space="preserve">classify which </w:t>
        </w:r>
      </w:ins>
      <w:del w:id="224" w:author="Brian Locke" w:date="2025-02-26T09:17:00Z" w16du:dateUtc="2025-02-26T16:17:00Z">
        <w:r w:rsidDel="001C1593">
          <w:delText xml:space="preserve">ion of clinically significant </w:delText>
        </w:r>
      </w:del>
      <w:ins w:id="225" w:author="Brian Locke" w:date="2025-02-26T09:17:00Z" w16du:dateUtc="2025-02-26T16:17:00Z">
        <w:r w:rsidR="001C1593">
          <w:t xml:space="preserve">patients have </w:t>
        </w:r>
      </w:ins>
      <w:r>
        <w:t xml:space="preserve">hypercapnia </w:t>
      </w:r>
      <w:del w:id="226" w:author="Brian Locke" w:date="2025-02-26T09:17:00Z" w16du:dateUtc="2025-02-26T16:17:00Z">
        <w:r w:rsidDel="001C1593">
          <w:delText xml:space="preserve">across </w:delText>
        </w:r>
      </w:del>
      <w:ins w:id="227" w:author="Brian Locke" w:date="2025-02-26T09:17:00Z" w16du:dateUtc="2025-02-26T16:17:00Z">
        <w:r w:rsidR="001C1593">
          <w:t xml:space="preserve">in </w:t>
        </w:r>
      </w:ins>
      <w:r>
        <w:t>multiple clinical settings</w:t>
      </w:r>
      <w:ins w:id="228" w:author="Brian Locke" w:date="2025-02-26T09:24:00Z" w16du:dateUtc="2025-02-26T16:24:00Z">
        <w:r w:rsidR="001C1593">
          <w:t>. TcCO</w:t>
        </w:r>
        <w:r w:rsidR="001C1593" w:rsidRPr="001C1593">
          <w:rPr>
            <w:vertAlign w:val="subscript"/>
            <w:rPrChange w:id="229" w:author="Brian Locke" w:date="2025-02-26T09:24:00Z" w16du:dateUtc="2025-02-26T16:24:00Z">
              <w:rPr/>
            </w:rPrChange>
          </w:rPr>
          <w:t>2</w:t>
        </w:r>
      </w:ins>
      <w:ins w:id="230" w:author="Brian Locke" w:date="2025-02-26T09:18:00Z" w16du:dateUtc="2025-02-26T16:18:00Z">
        <w:r w:rsidR="001C1593">
          <w:t xml:space="preserve"> may </w:t>
        </w:r>
      </w:ins>
      <w:ins w:id="231" w:author="Brian Locke" w:date="2025-02-26T09:24:00Z" w16du:dateUtc="2025-02-26T16:24:00Z">
        <w:r w:rsidR="001C1593">
          <w:t xml:space="preserve">have </w:t>
        </w:r>
      </w:ins>
      <w:ins w:id="232" w:author="Brian Locke" w:date="2025-02-26T09:18:00Z" w16du:dateUtc="2025-02-26T16:18:00Z">
        <w:r w:rsidR="001C1593">
          <w:t>clinical or research</w:t>
        </w:r>
      </w:ins>
      <w:ins w:id="233" w:author="Brian Locke" w:date="2025-02-26T09:24:00Z" w16du:dateUtc="2025-02-26T16:24:00Z">
        <w:r w:rsidR="001C1593">
          <w:t xml:space="preserve"> utility when </w:t>
        </w:r>
      </w:ins>
      <w:ins w:id="234" w:author="Brian Locke" w:date="2025-02-26T09:18:00Z" w16du:dateUtc="2025-02-26T16:18:00Z">
        <w:r w:rsidR="001C1593">
          <w:t>reliable non-invasive</w:t>
        </w:r>
      </w:ins>
      <w:ins w:id="235" w:author="Brian Locke" w:date="2025-02-26T09:24:00Z" w16du:dateUtc="2025-02-26T16:24:00Z">
        <w:r w:rsidR="001C1593">
          <w:t xml:space="preserve"> detection of </w:t>
        </w:r>
      </w:ins>
      <w:ins w:id="236" w:author="Brian Locke" w:date="2025-02-26T09:18:00Z" w16du:dateUtc="2025-02-26T16:18:00Z">
        <w:r w:rsidR="001C1593">
          <w:t xml:space="preserve">hypercapnia is desired. </w:t>
        </w:r>
      </w:ins>
      <w:del w:id="237" w:author="Brian Locke" w:date="2025-02-26T09:18:00Z" w16du:dateUtc="2025-02-26T16:18:00Z">
        <w:r w:rsidDel="001C1593">
          <w:delText xml:space="preserve">. </w:delText>
        </w:r>
        <w:r w:rsidR="00E870BB" w:rsidDel="001C1593">
          <w:delText>However, appropriate next steps would be a larger clinical trial with randomization to assess consistency of findings in the absence of significant selection bias.</w:delText>
        </w:r>
      </w:del>
    </w:p>
    <w:p w14:paraId="15EF98A0" w14:textId="77777777" w:rsidR="00DA063C" w:rsidRDefault="00DA063C"/>
    <w:sectPr w:rsidR="00DA063C" w:rsidSect="00386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" w:author="Ramkiran Gouripeddi" w:date="2024-11-04T18:04:00Z" w:initials="RG">
    <w:p w14:paraId="4974ACDC" w14:textId="77777777" w:rsidR="007B4468" w:rsidRDefault="007B4468" w:rsidP="007B4468">
      <w:pPr>
        <w:pStyle w:val="CommentText"/>
      </w:pPr>
      <w:r>
        <w:rPr>
          <w:rStyle w:val="CommentReference"/>
        </w:rPr>
        <w:annotationRef/>
      </w:r>
      <w:r>
        <w:t>Funds our TriNetX participation, my time, and will be something Sam Brown can show for IHC’s participation in Utah CTSI</w:t>
      </w:r>
    </w:p>
  </w:comment>
  <w:comment w:id="12" w:author="Brian Locke" w:date="2025-02-26T09:46:00Z" w:initials="BL">
    <w:p w14:paraId="6240CA4E" w14:textId="77777777" w:rsidR="006704B9" w:rsidRDefault="006704B9" w:rsidP="006704B9">
      <w:r>
        <w:rPr>
          <w:rStyle w:val="CommentReference"/>
        </w:rPr>
        <w:annotationRef/>
      </w:r>
      <w:r>
        <w:rPr>
          <w:sz w:val="20"/>
          <w:szCs w:val="20"/>
        </w:rPr>
        <w:t>Can’t recall if this part counts toward the limit. If so - maybe delete the IPW stuff</w:t>
      </w:r>
    </w:p>
  </w:comment>
  <w:comment w:id="14" w:author="Brian Locke" w:date="2025-02-26T09:27:00Z" w:initials="BL">
    <w:p w14:paraId="60DD7B56" w14:textId="70466984" w:rsidR="00881E12" w:rsidRDefault="00881E12" w:rsidP="00881E12">
      <w:r>
        <w:rPr>
          <w:rStyle w:val="CommentReference"/>
        </w:rPr>
        <w:annotationRef/>
      </w:r>
      <w:r>
        <w:rPr>
          <w:sz w:val="20"/>
          <w:szCs w:val="20"/>
        </w:rPr>
        <w:t xml:space="preserve">I swear the amount of red is largely just me moving around the order/phrasing of things you wrote - your draft was good. </w:t>
      </w:r>
    </w:p>
  </w:comment>
  <w:comment w:id="132" w:author="Brian Locke" w:date="2025-02-26T09:09:00Z" w:initials="BL">
    <w:p w14:paraId="65F450D1" w14:textId="7186574A" w:rsidR="00E26827" w:rsidRDefault="00E26827" w:rsidP="00E26827">
      <w:r>
        <w:rPr>
          <w:rStyle w:val="CommentReference"/>
        </w:rPr>
        <w:annotationRef/>
      </w:r>
      <w:r>
        <w:rPr>
          <w:sz w:val="20"/>
          <w:szCs w:val="20"/>
        </w:rPr>
        <w:t>Sidestep prevalence b/c we’re already claiming PaCO2 misses patients</w:t>
      </w:r>
    </w:p>
  </w:comment>
  <w:comment w:id="161" w:author="Brian Locke" w:date="2025-02-26T09:07:00Z" w:initials="BL">
    <w:p w14:paraId="3E243608" w14:textId="6E2F8607" w:rsidR="001E6C02" w:rsidRDefault="001E6C02" w:rsidP="001E6C02">
      <w:r>
        <w:rPr>
          <w:rStyle w:val="CommentReference"/>
        </w:rPr>
        <w:annotationRef/>
      </w:r>
      <w:r>
        <w:rPr>
          <w:sz w:val="20"/>
          <w:szCs w:val="20"/>
        </w:rPr>
        <w:t xml:space="preserve">setting </w:t>
      </w:r>
    </w:p>
  </w:comment>
  <w:comment w:id="185" w:author="Brian Locke" w:date="2025-02-26T09:13:00Z" w:initials="BL">
    <w:p w14:paraId="1C875653" w14:textId="77777777" w:rsidR="00E26827" w:rsidRDefault="00E26827" w:rsidP="00E26827">
      <w:r>
        <w:rPr>
          <w:rStyle w:val="CommentReference"/>
        </w:rPr>
        <w:annotationRef/>
      </w:r>
      <w:r>
        <w:rPr>
          <w:sz w:val="20"/>
          <w:szCs w:val="20"/>
        </w:rPr>
        <w:t xml:space="preserve">I’d maybe frame this as “Missed cases of hypercapnia would be expected most frequently in ____, and inappropriately hypercapnia labels would be most frequent in ____” and use NPV and PPV.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74ACDC" w15:done="0"/>
  <w15:commentEx w15:paraId="6240CA4E" w15:done="0"/>
  <w15:commentEx w15:paraId="60DD7B56" w15:done="0"/>
  <w15:commentEx w15:paraId="65F450D1" w15:done="0"/>
  <w15:commentEx w15:paraId="3E243608" w15:done="0"/>
  <w15:commentEx w15:paraId="1C87565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AE2830" w16cex:dateUtc="2024-11-05T01:04:00Z"/>
  <w16cex:commentExtensible w16cex:durableId="2B118F94" w16cex:dateUtc="2025-02-26T16:46:00Z"/>
  <w16cex:commentExtensible w16cex:durableId="16B91CDE" w16cex:dateUtc="2025-02-26T16:27:00Z"/>
  <w16cex:commentExtensible w16cex:durableId="73FAADD0" w16cex:dateUtc="2025-02-26T16:09:00Z"/>
  <w16cex:commentExtensible w16cex:durableId="60F4EED2" w16cex:dateUtc="2025-02-26T16:07:00Z"/>
  <w16cex:commentExtensible w16cex:durableId="09662F7E" w16cex:dateUtc="2025-02-26T16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74ACDC" w16cid:durableId="6AAE2830"/>
  <w16cid:commentId w16cid:paraId="6240CA4E" w16cid:durableId="2B118F94"/>
  <w16cid:commentId w16cid:paraId="60DD7B56" w16cid:durableId="16B91CDE"/>
  <w16cid:commentId w16cid:paraId="65F450D1" w16cid:durableId="73FAADD0"/>
  <w16cid:commentId w16cid:paraId="3E243608" w16cid:durableId="60F4EED2"/>
  <w16cid:commentId w16cid:paraId="1C875653" w16cid:durableId="09662F7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F0F40"/>
    <w:multiLevelType w:val="multilevel"/>
    <w:tmpl w:val="0409001D"/>
    <w:styleLink w:val="Style1"/>
    <w:lvl w:ilvl="0">
      <w:start w:val="1"/>
      <w:numFmt w:val="bullet"/>
      <w:lvlText w:val="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6859946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ian Locke">
    <w15:presenceInfo w15:providerId="AD" w15:userId="S::locke@mountainbiometrics.com::3e92e2c1-cba6-4306-8707-a9c18ff46fa4"/>
  </w15:person>
  <w15:person w15:author="Ramkiran Gouripeddi">
    <w15:presenceInfo w15:providerId="AD" w15:userId="S::u0741833@umail.utah.edu::0823507f-ae57-44a6-ac1a-0e8f9466b3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68"/>
    <w:rsid w:val="000212A4"/>
    <w:rsid w:val="00032E42"/>
    <w:rsid w:val="00090414"/>
    <w:rsid w:val="000A2EBF"/>
    <w:rsid w:val="000B4069"/>
    <w:rsid w:val="000F7DCF"/>
    <w:rsid w:val="00134B3E"/>
    <w:rsid w:val="00175CB8"/>
    <w:rsid w:val="00196A4B"/>
    <w:rsid w:val="001C1593"/>
    <w:rsid w:val="001D120E"/>
    <w:rsid w:val="001D6EE8"/>
    <w:rsid w:val="001E6C02"/>
    <w:rsid w:val="002B5677"/>
    <w:rsid w:val="00302FE7"/>
    <w:rsid w:val="00326AFD"/>
    <w:rsid w:val="003864E8"/>
    <w:rsid w:val="003A4A36"/>
    <w:rsid w:val="00402625"/>
    <w:rsid w:val="004872C0"/>
    <w:rsid w:val="00505579"/>
    <w:rsid w:val="005A0E2F"/>
    <w:rsid w:val="006704B9"/>
    <w:rsid w:val="00686849"/>
    <w:rsid w:val="00736DEC"/>
    <w:rsid w:val="0075291D"/>
    <w:rsid w:val="00780C63"/>
    <w:rsid w:val="007B4468"/>
    <w:rsid w:val="007C58AE"/>
    <w:rsid w:val="007F1F61"/>
    <w:rsid w:val="00826055"/>
    <w:rsid w:val="00856994"/>
    <w:rsid w:val="008576AB"/>
    <w:rsid w:val="00865D06"/>
    <w:rsid w:val="00875B55"/>
    <w:rsid w:val="00877111"/>
    <w:rsid w:val="0088104B"/>
    <w:rsid w:val="00881E12"/>
    <w:rsid w:val="009666E7"/>
    <w:rsid w:val="00994F74"/>
    <w:rsid w:val="009C47B0"/>
    <w:rsid w:val="00A13252"/>
    <w:rsid w:val="00A1400C"/>
    <w:rsid w:val="00A22A5D"/>
    <w:rsid w:val="00A27F19"/>
    <w:rsid w:val="00AB35FD"/>
    <w:rsid w:val="00AE382B"/>
    <w:rsid w:val="00B42E12"/>
    <w:rsid w:val="00B66C63"/>
    <w:rsid w:val="00BE6604"/>
    <w:rsid w:val="00BE74F9"/>
    <w:rsid w:val="00C44EAC"/>
    <w:rsid w:val="00C64FBF"/>
    <w:rsid w:val="00C82A14"/>
    <w:rsid w:val="00D11739"/>
    <w:rsid w:val="00D136F3"/>
    <w:rsid w:val="00D231AD"/>
    <w:rsid w:val="00D247A0"/>
    <w:rsid w:val="00D92E0E"/>
    <w:rsid w:val="00D9575F"/>
    <w:rsid w:val="00DA063C"/>
    <w:rsid w:val="00E26827"/>
    <w:rsid w:val="00E26F14"/>
    <w:rsid w:val="00E870BB"/>
    <w:rsid w:val="00E871B8"/>
    <w:rsid w:val="00EA317E"/>
    <w:rsid w:val="00EA5554"/>
    <w:rsid w:val="00EB7A4A"/>
    <w:rsid w:val="00EC749F"/>
    <w:rsid w:val="00F11362"/>
    <w:rsid w:val="00F71D2C"/>
    <w:rsid w:val="00F8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EB76AC"/>
  <w15:chartTrackingRefBased/>
  <w15:docId w15:val="{FE0C74F8-012A-E749-81A5-6CFCC4FEF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B4468"/>
  </w:style>
  <w:style w:type="paragraph" w:styleId="Heading1">
    <w:name w:val="heading 1"/>
    <w:basedOn w:val="Normal"/>
    <w:next w:val="Normal"/>
    <w:link w:val="Heading1Char"/>
    <w:uiPriority w:val="9"/>
    <w:qFormat/>
    <w:rsid w:val="007B4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4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4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4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4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0B4069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B4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4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4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4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46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B44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446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4468"/>
    <w:rPr>
      <w:sz w:val="20"/>
      <w:szCs w:val="20"/>
    </w:rPr>
  </w:style>
  <w:style w:type="paragraph" w:styleId="Revision">
    <w:name w:val="Revision"/>
    <w:hidden/>
    <w:uiPriority w:val="99"/>
    <w:semiHidden/>
    <w:rsid w:val="0075291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2E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2EB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Anderson-Bell</dc:creator>
  <cp:keywords/>
  <dc:description/>
  <cp:lastModifiedBy>Brian Locke</cp:lastModifiedBy>
  <cp:revision>5</cp:revision>
  <dcterms:created xsi:type="dcterms:W3CDTF">2025-02-26T16:08:00Z</dcterms:created>
  <dcterms:modified xsi:type="dcterms:W3CDTF">2025-02-26T16:46:00Z</dcterms:modified>
</cp:coreProperties>
</file>